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41BD4" w14:textId="77777777" w:rsidR="004811DA" w:rsidRDefault="004811DA" w:rsidP="004811DA">
      <w:bookmarkStart w:id="0" w:name="_Toc459888455"/>
    </w:p>
    <w:p w14:paraId="29AEB180" w14:textId="36031227" w:rsidR="00472B27" w:rsidRPr="00023342" w:rsidRDefault="004811DA" w:rsidP="004811DA">
      <w:pPr>
        <w:pStyle w:val="TtuloApartado1sinnivel"/>
      </w:pPr>
      <w:r>
        <w:t>Actividad 2 (</w:t>
      </w:r>
      <w:r w:rsidR="004A70DE">
        <w:t>Grupal</w:t>
      </w:r>
      <w:r>
        <w:t>)</w:t>
      </w:r>
      <w:r w:rsidR="003B0CC3" w:rsidRPr="003B0CC3">
        <w:t xml:space="preserve">: </w:t>
      </w:r>
      <w:r>
        <w:t>P</w:t>
      </w:r>
      <w:r w:rsidR="003B0CC3" w:rsidRPr="003B0CC3">
        <w:t xml:space="preserve">lanificación para un </w:t>
      </w:r>
      <w:proofErr w:type="spellStart"/>
      <w:r w:rsidR="003B0CC3" w:rsidRPr="00E923ED">
        <w:rPr>
          <w:i/>
          <w:iCs/>
        </w:rPr>
        <w:t>rover</w:t>
      </w:r>
      <w:proofErr w:type="spellEnd"/>
      <w:r w:rsidR="003B0CC3" w:rsidRPr="003B0CC3">
        <w:t xml:space="preserve"> marciano</w:t>
      </w:r>
    </w:p>
    <w:p w14:paraId="0DE39AF4" w14:textId="77777777" w:rsidR="00B42170" w:rsidRDefault="00B42170" w:rsidP="00B42170">
      <w:pPr>
        <w:rPr>
          <w:b/>
        </w:rPr>
      </w:pPr>
    </w:p>
    <w:p w14:paraId="44B97220" w14:textId="77777777" w:rsidR="005241B8" w:rsidRDefault="0015347F" w:rsidP="005241B8">
      <w:pPr>
        <w:pStyle w:val="TtuloApartado3"/>
      </w:pPr>
      <w:r w:rsidRPr="005241B8">
        <w:t>Objetivos</w:t>
      </w:r>
      <w:r w:rsidRPr="0015347F">
        <w:t xml:space="preserve"> </w:t>
      </w:r>
    </w:p>
    <w:p w14:paraId="1EEA7F9F" w14:textId="77777777" w:rsidR="005241B8" w:rsidRDefault="005241B8" w:rsidP="005241B8"/>
    <w:p w14:paraId="0AB3036D" w14:textId="38895395" w:rsidR="00962F4B" w:rsidRDefault="001B0978" w:rsidP="00962F4B">
      <w:r w:rsidRPr="001B0978">
        <w:t>Con esta actividad se pretende resolver de forma automática un caso de planificación expresado el lenguaje PDDL. Para ello, es preciso ser capaz de analizar el ejemplo sobre el que se trabaja, generar soluciones utilizando el planificador, comparar resultados y modificar la definición del caso para añadir nuevas posibilidades.</w:t>
      </w:r>
    </w:p>
    <w:p w14:paraId="0AF0C107" w14:textId="77777777" w:rsidR="00962F4B" w:rsidRDefault="00962F4B" w:rsidP="00962F4B"/>
    <w:p w14:paraId="618128D9" w14:textId="77777777" w:rsidR="00373E99" w:rsidRDefault="00962F4B" w:rsidP="00962F4B">
      <w:r>
        <w:t xml:space="preserve">Los objetivos de la actividad son: </w:t>
      </w:r>
    </w:p>
    <w:p w14:paraId="7A494657" w14:textId="77777777" w:rsidR="00373E99" w:rsidRDefault="00373E99" w:rsidP="00962F4B"/>
    <w:p w14:paraId="57056D26" w14:textId="77777777" w:rsidR="001B0978" w:rsidRDefault="001B0978" w:rsidP="001B0978">
      <w:pPr>
        <w:pStyle w:val="Vietaprimernivel"/>
      </w:pPr>
      <w:r>
        <w:t>Especificación en el lenguaje PDDL de un problema del mundo real.</w:t>
      </w:r>
    </w:p>
    <w:p w14:paraId="063936EE" w14:textId="77777777" w:rsidR="001B0978" w:rsidRDefault="001B0978" w:rsidP="001B0978">
      <w:pPr>
        <w:pStyle w:val="Vietaprimernivel"/>
      </w:pPr>
      <w:r>
        <w:t>Resolver el problema mediante un planificador de tipo satisfactorio (SAT) (no óptimo).</w:t>
      </w:r>
    </w:p>
    <w:p w14:paraId="03B70366" w14:textId="5BFD000E" w:rsidR="005241B8" w:rsidRDefault="001B0978" w:rsidP="001B0978">
      <w:pPr>
        <w:pStyle w:val="Vietaprimernivel"/>
      </w:pPr>
      <w:r>
        <w:t>Analizar la salida de la ejecución para evaluar las características del planificador (la búsqueda que realiza, su coste computacional en memoria o tiempo, etc.).</w:t>
      </w:r>
    </w:p>
    <w:p w14:paraId="79655151" w14:textId="77777777" w:rsidR="00FB25DC" w:rsidRDefault="00FB25DC" w:rsidP="005241B8"/>
    <w:p w14:paraId="03374360" w14:textId="6A9DF404" w:rsidR="00667E14" w:rsidRPr="00667E14" w:rsidRDefault="00667E14" w:rsidP="005241B8">
      <w:pPr>
        <w:rPr>
          <w:b/>
          <w:bCs/>
        </w:rPr>
      </w:pPr>
      <w:r w:rsidRPr="00667E14">
        <w:rPr>
          <w:b/>
          <w:bCs/>
        </w:rPr>
        <w:t xml:space="preserve">Descripción </w:t>
      </w:r>
    </w:p>
    <w:p w14:paraId="4AF2D1A4" w14:textId="77777777" w:rsidR="00667E14" w:rsidRDefault="00667E14" w:rsidP="005241B8"/>
    <w:p w14:paraId="1F7806B2" w14:textId="7E7D80D6" w:rsidR="00C434DD" w:rsidRDefault="001B0978" w:rsidP="00667E14">
      <w:r w:rsidRPr="001B0978">
        <w:t xml:space="preserve">Como base para este problema se va a utilizar un dominio basado en </w:t>
      </w:r>
      <w:proofErr w:type="spellStart"/>
      <w:r w:rsidRPr="001B0978">
        <w:rPr>
          <w:i/>
          <w:iCs/>
        </w:rPr>
        <w:t>rovers</w:t>
      </w:r>
      <w:proofErr w:type="spellEnd"/>
      <w:r w:rsidRPr="001B0978">
        <w:rPr>
          <w:i/>
          <w:iCs/>
        </w:rPr>
        <w:t>,</w:t>
      </w:r>
      <w:r w:rsidRPr="001B0978">
        <w:t xml:space="preserve"> de la competición ICAPS 2006.</w:t>
      </w:r>
    </w:p>
    <w:p w14:paraId="214FB2F2" w14:textId="77777777" w:rsidR="00C434DD" w:rsidRDefault="00C434DD" w:rsidP="00667E14"/>
    <w:p w14:paraId="19106D8E" w14:textId="1DE94783" w:rsidR="00C434DD" w:rsidRDefault="006F1D21" w:rsidP="00C434DD">
      <w:pPr>
        <w:pStyle w:val="CuadroCmoestudiaryReferencias"/>
      </w:pPr>
      <w:r w:rsidRPr="006F1D21">
        <w:t>Gerevini,</w:t>
      </w:r>
      <w:r>
        <w:t xml:space="preserve"> A., </w:t>
      </w:r>
      <w:r w:rsidR="00FF7C41" w:rsidRPr="00FF7C41">
        <w:t>Dimopoulos,</w:t>
      </w:r>
      <w:r w:rsidR="00FF7C41">
        <w:t xml:space="preserve"> Y., </w:t>
      </w:r>
      <w:proofErr w:type="spellStart"/>
      <w:r w:rsidR="00FF7C41" w:rsidRPr="00FF7C41">
        <w:t>Haslum</w:t>
      </w:r>
      <w:proofErr w:type="spellEnd"/>
      <w:r w:rsidR="00FF7C41" w:rsidRPr="00FF7C41">
        <w:t>,</w:t>
      </w:r>
      <w:r w:rsidR="00FF7C41">
        <w:t xml:space="preserve"> P. y</w:t>
      </w:r>
      <w:r w:rsidR="00B10FBA" w:rsidRPr="00B10FBA">
        <w:t xml:space="preserve"> Saetti,</w:t>
      </w:r>
      <w:r w:rsidR="00B10FBA">
        <w:t xml:space="preserve"> A.</w:t>
      </w:r>
      <w:r w:rsidR="00DA1ED4">
        <w:t xml:space="preserve"> (2006).</w:t>
      </w:r>
      <w:r w:rsidR="00B10FBA">
        <w:t xml:space="preserve"> </w:t>
      </w:r>
      <w:r w:rsidR="00BD17EF" w:rsidRPr="004811DA">
        <w:rPr>
          <w:i/>
          <w:iCs/>
          <w:lang w:val="en-GB"/>
        </w:rPr>
        <w:t xml:space="preserve">The International Planning Competition. </w:t>
      </w:r>
      <w:r w:rsidR="00D87D55" w:rsidRPr="004811DA">
        <w:rPr>
          <w:lang w:val="en-GB"/>
        </w:rPr>
        <w:t>ICAPS</w:t>
      </w:r>
      <w:r w:rsidR="00BA2C14" w:rsidRPr="004811DA">
        <w:rPr>
          <w:lang w:val="en-GB"/>
        </w:rPr>
        <w:t>.</w:t>
      </w:r>
      <w:r w:rsidR="00036E0C" w:rsidRPr="001B0978">
        <w:rPr>
          <w:lang w:val="en-GB"/>
        </w:rPr>
        <w:t xml:space="preserve"> </w:t>
      </w:r>
      <w:hyperlink r:id="rId11" w:history="1">
        <w:r w:rsidR="001B0978" w:rsidRPr="001E3A31">
          <w:rPr>
            <w:rStyle w:val="Hipervnculo"/>
          </w:rPr>
          <w:t>https://ipc06.icaps-conference.org/deterministic/</w:t>
        </w:r>
      </w:hyperlink>
      <w:r w:rsidR="001B0978">
        <w:t xml:space="preserve"> </w:t>
      </w:r>
      <w:r w:rsidR="00036E0C" w:rsidRPr="00036E0C">
        <w:t xml:space="preserve"> </w:t>
      </w:r>
    </w:p>
    <w:p w14:paraId="26E4CF00" w14:textId="77777777" w:rsidR="00C434DD" w:rsidRDefault="00C434DD" w:rsidP="00667E14"/>
    <w:p w14:paraId="4CB2341F" w14:textId="77777777" w:rsidR="001B0978" w:rsidRPr="001B0978" w:rsidRDefault="001B0978" w:rsidP="001B0978">
      <w:r w:rsidRPr="001B0978">
        <w:lastRenderedPageBreak/>
        <w:t xml:space="preserve">El dominio modela uno o más </w:t>
      </w:r>
      <w:proofErr w:type="spellStart"/>
      <w:r w:rsidRPr="001B0978">
        <w:rPr>
          <w:i/>
          <w:iCs/>
        </w:rPr>
        <w:t>rovers</w:t>
      </w:r>
      <w:proofErr w:type="spellEnd"/>
      <w:r w:rsidRPr="001B0978">
        <w:t xml:space="preserve"> (vehículos autónomos de exploración espacial), que están situados sobre un planeta o satélite y tienen capacidad de movimiento, análisis de muestras de suelo y roca, y captura de imágenes. Los datos obtenidos se pueden transmitir a la Tierra al comunicar con un vehículo estático de descenso </w:t>
      </w:r>
      <w:r w:rsidRPr="001B0978">
        <w:rPr>
          <w:i/>
          <w:iCs/>
        </w:rPr>
        <w:t>(</w:t>
      </w:r>
      <w:proofErr w:type="spellStart"/>
      <w:r w:rsidRPr="001B0978">
        <w:rPr>
          <w:i/>
          <w:iCs/>
        </w:rPr>
        <w:t>lander</w:t>
      </w:r>
      <w:proofErr w:type="spellEnd"/>
      <w:r w:rsidRPr="001B0978">
        <w:rPr>
          <w:i/>
          <w:iCs/>
        </w:rPr>
        <w:t>),</w:t>
      </w:r>
      <w:r w:rsidRPr="001B0978">
        <w:t xml:space="preserve"> que mantiene un canal de comunicación con esta. El objetivo de los problemas que se plantean es transmitir información sobre algunos de esos análisis e imágenes recogidos en la misión (figuras 1 y 2).</w:t>
      </w:r>
    </w:p>
    <w:p w14:paraId="6B8675FB" w14:textId="77777777" w:rsidR="001B0978" w:rsidRPr="001B0978" w:rsidRDefault="001B0978" w:rsidP="001B0978"/>
    <w:p w14:paraId="0E4FE49D" w14:textId="20690D88" w:rsidR="00667E14" w:rsidRPr="00667E14" w:rsidRDefault="001B0978" w:rsidP="001B0978">
      <w:r w:rsidRPr="001B0978">
        <w:t>Junto con la actividad, se proporcionan los ficheros que contienen el dominio y el problema base que el alumno analizará y modificará en las sucesivas partes de esta actividad.</w:t>
      </w:r>
    </w:p>
    <w:p w14:paraId="51653DAB" w14:textId="77777777" w:rsidR="00667E14" w:rsidRDefault="00667E14" w:rsidP="005241B8"/>
    <w:p w14:paraId="56418F90" w14:textId="71895C1C" w:rsidR="00BA2C14" w:rsidRDefault="001B0978" w:rsidP="0033186B">
      <w:pPr>
        <w:jc w:val="center"/>
      </w:pPr>
      <w:r>
        <w:rPr>
          <w:noProof/>
        </w:rPr>
        <w:drawing>
          <wp:inline distT="0" distB="0" distL="0" distR="0" wp14:anchorId="6CAA4FF1" wp14:editId="243A7438">
            <wp:extent cx="4316095" cy="2767965"/>
            <wp:effectExtent l="0" t="0" r="8255" b="0"/>
            <wp:docPr id="1228832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6095" cy="2767965"/>
                    </a:xfrm>
                    <a:prstGeom prst="rect">
                      <a:avLst/>
                    </a:prstGeom>
                    <a:noFill/>
                  </pic:spPr>
                </pic:pic>
              </a:graphicData>
            </a:graphic>
          </wp:inline>
        </w:drawing>
      </w:r>
    </w:p>
    <w:p w14:paraId="07DCFFF8" w14:textId="2CFF2364" w:rsidR="0033186B" w:rsidRDefault="00AE4D2C" w:rsidP="00FD2546">
      <w:pPr>
        <w:pStyle w:val="Piedefoto-tabla"/>
      </w:pPr>
      <w:r w:rsidRPr="00AE4D2C">
        <w:t>Figura 1</w:t>
      </w:r>
      <w:r w:rsidR="00036E0C">
        <w:t>.</w:t>
      </w:r>
      <w:r w:rsidR="001B0978">
        <w:t xml:space="preserve"> </w:t>
      </w:r>
      <w:r w:rsidR="001B0978" w:rsidRPr="001B0978">
        <w:t xml:space="preserve">Diagrama del objetivos y posiciones del </w:t>
      </w:r>
      <w:proofErr w:type="spellStart"/>
      <w:r w:rsidR="001B0978" w:rsidRPr="001B0978">
        <w:rPr>
          <w:i/>
          <w:iCs w:val="0"/>
        </w:rPr>
        <w:t>rover</w:t>
      </w:r>
      <w:proofErr w:type="spellEnd"/>
      <w:r w:rsidR="001B0978" w:rsidRPr="001B0978">
        <w:rPr>
          <w:i/>
          <w:iCs w:val="0"/>
        </w:rPr>
        <w:t xml:space="preserve"> Spirit</w:t>
      </w:r>
      <w:r w:rsidR="001B0978" w:rsidRPr="001B0978">
        <w:t xml:space="preserve">. </w:t>
      </w:r>
      <w:r w:rsidR="001B0978" w:rsidRPr="001B0978">
        <w:rPr>
          <w:lang w:val="en-GB"/>
        </w:rPr>
        <w:t xml:space="preserve">Fuente: Cold weather stalls Spirit rover’s sprint. </w:t>
      </w:r>
      <w:r w:rsidR="001B0978" w:rsidRPr="001B0978">
        <w:t xml:space="preserve">(2004). NBC News. </w:t>
      </w:r>
      <w:hyperlink r:id="rId13" w:history="1">
        <w:r w:rsidR="001B0978" w:rsidRPr="001E3A31">
          <w:rPr>
            <w:rStyle w:val="Hipervnculo"/>
            <w:sz w:val="19"/>
          </w:rPr>
          <w:t>https://www.nbcnews.com/id/wbna4250175</w:t>
        </w:r>
      </w:hyperlink>
      <w:r w:rsidR="001B0978">
        <w:t xml:space="preserve"> </w:t>
      </w:r>
      <w:r w:rsidR="005C1071">
        <w:t xml:space="preserve"> </w:t>
      </w:r>
    </w:p>
    <w:p w14:paraId="56E131F6" w14:textId="77777777" w:rsidR="00667E14" w:rsidRDefault="00667E14" w:rsidP="005241B8"/>
    <w:p w14:paraId="2E6AD4E8" w14:textId="4F18CAAC" w:rsidR="004D1DF8" w:rsidRDefault="00240495" w:rsidP="004D1DF8">
      <w:pPr>
        <w:jc w:val="center"/>
      </w:pPr>
      <w:r>
        <w:rPr>
          <w:noProof/>
        </w:rPr>
        <w:lastRenderedPageBreak/>
        <w:drawing>
          <wp:inline distT="0" distB="0" distL="0" distR="0" wp14:anchorId="692565C8" wp14:editId="4B9C87F6">
            <wp:extent cx="3615055" cy="2792095"/>
            <wp:effectExtent l="0" t="0" r="4445" b="8255"/>
            <wp:docPr id="17451026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5055" cy="2792095"/>
                    </a:xfrm>
                    <a:prstGeom prst="rect">
                      <a:avLst/>
                    </a:prstGeom>
                    <a:noFill/>
                  </pic:spPr>
                </pic:pic>
              </a:graphicData>
            </a:graphic>
          </wp:inline>
        </w:drawing>
      </w:r>
    </w:p>
    <w:p w14:paraId="7AF4F092" w14:textId="05240E51" w:rsidR="004D1DF8" w:rsidRPr="004811DA" w:rsidRDefault="00FD2546" w:rsidP="00FD2546">
      <w:pPr>
        <w:pStyle w:val="Piedefoto-tabla"/>
        <w:rPr>
          <w:lang w:val="en-GB"/>
        </w:rPr>
      </w:pPr>
      <w:r w:rsidRPr="00FD2546">
        <w:t>Figura 2</w:t>
      </w:r>
      <w:r w:rsidR="00036E0C">
        <w:t>.</w:t>
      </w:r>
      <w:r w:rsidRPr="00FD2546">
        <w:t xml:space="preserve"> Instrumentos a bordo del </w:t>
      </w:r>
      <w:proofErr w:type="spellStart"/>
      <w:r w:rsidRPr="00FD2546">
        <w:rPr>
          <w:i/>
        </w:rPr>
        <w:t>rover</w:t>
      </w:r>
      <w:proofErr w:type="spellEnd"/>
      <w:r w:rsidRPr="00FD2546">
        <w:rPr>
          <w:i/>
        </w:rPr>
        <w:t xml:space="preserve"> </w:t>
      </w:r>
      <w:proofErr w:type="spellStart"/>
      <w:r w:rsidRPr="00FD2546">
        <w:rPr>
          <w:i/>
        </w:rPr>
        <w:t>Curiosity</w:t>
      </w:r>
      <w:proofErr w:type="spellEnd"/>
      <w:r w:rsidR="002D6A0C">
        <w:t xml:space="preserve">. </w:t>
      </w:r>
      <w:r w:rsidR="002D6A0C" w:rsidRPr="004811DA">
        <w:rPr>
          <w:lang w:val="en-GB"/>
        </w:rPr>
        <w:t>Fuente: Paar, G.</w:t>
      </w:r>
      <w:r w:rsidR="00240495">
        <w:rPr>
          <w:lang w:val="en-GB"/>
        </w:rPr>
        <w:t xml:space="preserve"> </w:t>
      </w:r>
      <w:r w:rsidR="00DC64D7" w:rsidRPr="004811DA">
        <w:rPr>
          <w:lang w:val="en-GB"/>
        </w:rPr>
        <w:t>(2011).</w:t>
      </w:r>
      <w:r w:rsidR="002D6A0C" w:rsidRPr="004811DA">
        <w:rPr>
          <w:lang w:val="en-GB"/>
        </w:rPr>
        <w:t xml:space="preserve"> Robotics Vision for a Scouting Rover -</w:t>
      </w:r>
      <w:proofErr w:type="spellStart"/>
      <w:r w:rsidR="002D6A0C" w:rsidRPr="004811DA">
        <w:rPr>
          <w:lang w:val="en-GB"/>
        </w:rPr>
        <w:t>PRoViScout</w:t>
      </w:r>
      <w:proofErr w:type="spellEnd"/>
      <w:r w:rsidR="002D6A0C" w:rsidRPr="004811DA">
        <w:rPr>
          <w:lang w:val="en-GB"/>
        </w:rPr>
        <w:t xml:space="preserve">. </w:t>
      </w:r>
      <w:r w:rsidR="004A24FB" w:rsidRPr="004811DA">
        <w:rPr>
          <w:i/>
          <w:iCs w:val="0"/>
          <w:lang w:val="en-GB"/>
        </w:rPr>
        <w:t>EPSC Abstracts</w:t>
      </w:r>
      <w:r w:rsidR="004A24FB" w:rsidRPr="004811DA">
        <w:rPr>
          <w:lang w:val="en-GB"/>
        </w:rPr>
        <w:t>, 6.</w:t>
      </w:r>
      <w:r w:rsidR="00A71A0A" w:rsidRPr="004811DA">
        <w:rPr>
          <w:lang w:val="en-GB"/>
        </w:rPr>
        <w:t xml:space="preserve"> </w:t>
      </w:r>
      <w:hyperlink r:id="rId15" w:history="1">
        <w:r w:rsidR="00A71A0A" w:rsidRPr="004811DA">
          <w:rPr>
            <w:rStyle w:val="Hipervnculo"/>
            <w:sz w:val="19"/>
            <w:lang w:val="en-GB"/>
          </w:rPr>
          <w:t>https://www.researchgate.net/publication/264885358_Robotics_Vision_for_a_Scouting_Rover_-PRoViScout</w:t>
        </w:r>
      </w:hyperlink>
    </w:p>
    <w:p w14:paraId="0456C911" w14:textId="77777777" w:rsidR="004D1DF8" w:rsidRPr="004811DA" w:rsidRDefault="004D1DF8" w:rsidP="005241B8">
      <w:pPr>
        <w:rPr>
          <w:lang w:val="en-GB"/>
        </w:rPr>
      </w:pPr>
    </w:p>
    <w:p w14:paraId="26A003FC" w14:textId="0ECDFA57" w:rsidR="00763903" w:rsidRDefault="005241B8" w:rsidP="00A84BF5">
      <w:pPr>
        <w:pStyle w:val="TtuloApartado3"/>
      </w:pPr>
      <w:r w:rsidRPr="005241B8">
        <w:t>Pautas de elaboración</w:t>
      </w:r>
    </w:p>
    <w:p w14:paraId="5B4637DE" w14:textId="77777777" w:rsidR="006836DE" w:rsidRDefault="006836DE" w:rsidP="00763903"/>
    <w:p w14:paraId="24E2F239" w14:textId="77777777" w:rsidR="00240495" w:rsidRPr="00240495" w:rsidRDefault="00240495" w:rsidP="00240495">
      <w:r w:rsidRPr="00240495">
        <w:t xml:space="preserve">La actividad consta de cuatro partes. En la primera se instala un entorno de desarrollo para PDDL que permite ejecutar planificadores de forma remota. En la segunda, se carga la especificación de un dominio y un </w:t>
      </w:r>
      <w:r w:rsidRPr="00240495">
        <w:rPr>
          <w:b/>
          <w:bCs/>
        </w:rPr>
        <w:t>problema inicial</w:t>
      </w:r>
      <w:r w:rsidRPr="00240495">
        <w:t xml:space="preserve"> que se proporcionan con la actividad y se pide cambiar la especificación de estados iniciales y objetivos para el problema. En la tercera, se pide ejecutar el planificador para resolver los problemas anteriores, comprender las métricas del planificador y su salida. Finalmente, en la cuarta, se pide modificar el dominio del problema para incorporar una nueva funcionalidad. </w:t>
      </w:r>
    </w:p>
    <w:p w14:paraId="3173366C" w14:textId="77777777" w:rsidR="00240495" w:rsidRPr="00240495" w:rsidRDefault="00240495" w:rsidP="00240495"/>
    <w:p w14:paraId="2BFB8C2D" w14:textId="77777777" w:rsidR="00240495" w:rsidRPr="00240495" w:rsidRDefault="00240495" w:rsidP="00240495">
      <w:r w:rsidRPr="00240495">
        <w:rPr>
          <w:b/>
          <w:bCs/>
        </w:rPr>
        <w:t>Importante:</w:t>
      </w:r>
      <w:r w:rsidRPr="00240495">
        <w:t xml:space="preserve"> cuando se ejecute el planificador y se pida </w:t>
      </w:r>
      <w:r w:rsidRPr="00240495">
        <w:rPr>
          <w:b/>
          <w:bCs/>
        </w:rPr>
        <w:t>analizar el resultado</w:t>
      </w:r>
      <w:r w:rsidRPr="00240495">
        <w:t xml:space="preserve"> se incluya </w:t>
      </w:r>
      <w:r w:rsidRPr="00240495">
        <w:rPr>
          <w:b/>
          <w:bCs/>
        </w:rPr>
        <w:t>siempre</w:t>
      </w:r>
      <w:r w:rsidRPr="00240495">
        <w:t xml:space="preserve">: qué planificador se ha usado, qué información se tiene sobre la configuración usada, qué búsqueda o búsquedas ha ejecutado, coste del plan, número de nodos generados y expandidos (si se dispone del dato). No es necesario listar las acciones que constituyen el plan encontrado (se puede repetir la ejecución </w:t>
      </w:r>
      <w:r w:rsidRPr="00240495">
        <w:lastRenderedPageBreak/>
        <w:t>para verlas), pero sí comentar el plan de forma general y los aspectos relevantes del mismo.</w:t>
      </w:r>
    </w:p>
    <w:p w14:paraId="6C3D6400" w14:textId="77777777" w:rsidR="00240495" w:rsidRPr="00240495" w:rsidRDefault="00240495" w:rsidP="00240495"/>
    <w:p w14:paraId="18D08BB3" w14:textId="0A32430C" w:rsidR="00A71A0A" w:rsidRDefault="00240495" w:rsidP="00240495">
      <w:r w:rsidRPr="00240495">
        <w:t>En esta actividad se usará únicamente lenguaje PDDL versión 1.2.</w:t>
      </w:r>
      <w:r w:rsidR="00B9237B">
        <w:t xml:space="preserve"> </w:t>
      </w:r>
    </w:p>
    <w:p w14:paraId="7E209301" w14:textId="77777777" w:rsidR="00A71A0A" w:rsidRDefault="00A71A0A" w:rsidP="00B9237B"/>
    <w:p w14:paraId="7CEE323F" w14:textId="7D763D08" w:rsidR="008D6D61" w:rsidRPr="004811DA" w:rsidRDefault="006932E9" w:rsidP="00DF008F">
      <w:pPr>
        <w:pStyle w:val="CuadroCmoestudiaryReferencias"/>
        <w:rPr>
          <w:lang w:val="en-GB"/>
        </w:rPr>
      </w:pPr>
      <w:r w:rsidRPr="004811DA">
        <w:rPr>
          <w:lang w:val="en-GB"/>
        </w:rPr>
        <w:t xml:space="preserve">Green, A. </w:t>
      </w:r>
      <w:r w:rsidR="008D6D61" w:rsidRPr="004811DA">
        <w:rPr>
          <w:lang w:val="en-GB"/>
        </w:rPr>
        <w:t>(</w:t>
      </w:r>
      <w:proofErr w:type="spellStart"/>
      <w:r w:rsidR="008D6D61" w:rsidRPr="004811DA">
        <w:rPr>
          <w:lang w:val="en-GB"/>
        </w:rPr>
        <w:t>s.f</w:t>
      </w:r>
      <w:proofErr w:type="spellEnd"/>
      <w:r w:rsidR="008D6D61" w:rsidRPr="004811DA">
        <w:rPr>
          <w:lang w:val="en-GB"/>
        </w:rPr>
        <w:t xml:space="preserve">). </w:t>
      </w:r>
      <w:r w:rsidR="00DF008F" w:rsidRPr="004811DA">
        <w:rPr>
          <w:i/>
          <w:iCs/>
          <w:lang w:val="en-GB"/>
        </w:rPr>
        <w:t>PDDL 1.2.</w:t>
      </w:r>
      <w:r w:rsidR="00DF008F" w:rsidRPr="004811DA">
        <w:rPr>
          <w:lang w:val="en-GB"/>
        </w:rPr>
        <w:t xml:space="preserve"> </w:t>
      </w:r>
      <w:proofErr w:type="spellStart"/>
      <w:r w:rsidR="008D6D61" w:rsidRPr="004811DA">
        <w:rPr>
          <w:lang w:val="en-GB"/>
        </w:rPr>
        <w:t>Planning.wiki</w:t>
      </w:r>
      <w:proofErr w:type="spellEnd"/>
      <w:r w:rsidR="008D6D61" w:rsidRPr="004811DA">
        <w:rPr>
          <w:lang w:val="en-GB"/>
        </w:rPr>
        <w:t xml:space="preserve"> - The AI Planning &amp; PDDL Wiki</w:t>
      </w:r>
    </w:p>
    <w:p w14:paraId="51C813E5" w14:textId="7E3AE482" w:rsidR="006932E9" w:rsidRPr="004811DA" w:rsidRDefault="008D6D61" w:rsidP="00DF008F">
      <w:pPr>
        <w:pStyle w:val="CuadroCmoestudiaryReferencias"/>
        <w:rPr>
          <w:lang w:val="en-GB"/>
        </w:rPr>
      </w:pPr>
      <w:r w:rsidRPr="004811DA">
        <w:rPr>
          <w:lang w:val="en-GB"/>
        </w:rPr>
        <w:t>Home</w:t>
      </w:r>
      <w:r w:rsidR="00DF008F" w:rsidRPr="004811DA">
        <w:rPr>
          <w:lang w:val="en-GB"/>
        </w:rPr>
        <w:t xml:space="preserve">. </w:t>
      </w:r>
      <w:hyperlink r:id="rId16" w:history="1">
        <w:r w:rsidR="00DF008F" w:rsidRPr="004811DA">
          <w:rPr>
            <w:rStyle w:val="Hipervnculo"/>
            <w:lang w:val="en-GB"/>
          </w:rPr>
          <w:t>https://planning.wiki/ref/pddl</w:t>
        </w:r>
      </w:hyperlink>
      <w:r w:rsidR="00DF008F" w:rsidRPr="004811DA">
        <w:rPr>
          <w:lang w:val="en-GB"/>
        </w:rPr>
        <w:t xml:space="preserve"> </w:t>
      </w:r>
    </w:p>
    <w:p w14:paraId="16F53475" w14:textId="77777777" w:rsidR="006932E9" w:rsidRPr="004811DA" w:rsidRDefault="006932E9" w:rsidP="00B9237B">
      <w:pPr>
        <w:rPr>
          <w:lang w:val="en-GB"/>
        </w:rPr>
      </w:pPr>
    </w:p>
    <w:p w14:paraId="3DB08593" w14:textId="1E7058C1" w:rsidR="00B9237B" w:rsidRDefault="00240495" w:rsidP="00A71A0A">
      <w:pPr>
        <w:pStyle w:val="Destacados"/>
      </w:pPr>
      <w:r w:rsidRPr="00240495">
        <w:t>Nota: es muy importante que evite los caracteres internacionales (tildes, etc.) en estos ficheros, incluyendo los comentarios ya que causan problema en la ejecución remota y no permitirían la evaluación de la actividad.</w:t>
      </w:r>
      <w:r w:rsidR="00036E0C" w:rsidRPr="00036E0C">
        <w:t xml:space="preserve"> </w:t>
      </w:r>
      <w:r w:rsidR="00B9237B">
        <w:t xml:space="preserve"> </w:t>
      </w:r>
    </w:p>
    <w:p w14:paraId="0B36FD6A" w14:textId="77777777" w:rsidR="00A71A0A" w:rsidRDefault="00A71A0A" w:rsidP="00B9237B"/>
    <w:p w14:paraId="3801280D" w14:textId="3140C140" w:rsidR="00B9237B" w:rsidRPr="00A71A0A" w:rsidRDefault="00B9237B" w:rsidP="00B9237B">
      <w:pPr>
        <w:rPr>
          <w:b/>
          <w:bCs/>
        </w:rPr>
      </w:pPr>
      <w:r w:rsidRPr="00A71A0A">
        <w:rPr>
          <w:b/>
          <w:bCs/>
        </w:rPr>
        <w:t xml:space="preserve">Parte 1. </w:t>
      </w:r>
      <w:r w:rsidR="00036E0C" w:rsidRPr="00036E0C">
        <w:rPr>
          <w:b/>
          <w:bCs/>
        </w:rPr>
        <w:t>Instalación y prueba del entorno de desarrollo y conceptos básicos</w:t>
      </w:r>
      <w:r w:rsidRPr="00A71A0A">
        <w:rPr>
          <w:b/>
          <w:bCs/>
        </w:rPr>
        <w:t xml:space="preserve"> </w:t>
      </w:r>
    </w:p>
    <w:p w14:paraId="6AE82524" w14:textId="77777777" w:rsidR="00A71A0A" w:rsidRDefault="00A71A0A" w:rsidP="00B9237B"/>
    <w:p w14:paraId="3A5A3661" w14:textId="77777777" w:rsidR="00240495" w:rsidRDefault="00240495" w:rsidP="00240495">
      <w:r>
        <w:t>En el apartado Apéndice se informa del entorno de desarrollo para la realización de la actividad. Conviene que empiece analizando el problema para hacerse una idea de cómo es el caso realmente (disposición y conexiones entre los diversos puntos, etc.). En los apartados 1.2 y 1.3 no es suficiente con poner las acciones y los valores de los parámetros, hay que explicar brevemente cómo se ha llegado a la solución.</w:t>
      </w:r>
    </w:p>
    <w:p w14:paraId="31E50BDE" w14:textId="77777777" w:rsidR="00240495" w:rsidRDefault="00240495" w:rsidP="00240495"/>
    <w:p w14:paraId="3B051B51" w14:textId="77777777" w:rsidR="00240495" w:rsidRDefault="00240495" w:rsidP="00240495">
      <w:pPr>
        <w:pStyle w:val="Vietaprimernivel"/>
      </w:pPr>
      <w:r>
        <w:t xml:space="preserve">1.1. Demuestre mediante capturas de pantalla y una breve explicación que ha sido capaz de instalar o ejecutar en línea un entorno que permita resolver la actividad. </w:t>
      </w:r>
    </w:p>
    <w:p w14:paraId="4DF5B9D5" w14:textId="77777777" w:rsidR="00240495" w:rsidRDefault="00240495" w:rsidP="00240495"/>
    <w:p w14:paraId="66E6FE30" w14:textId="77777777" w:rsidR="00240495" w:rsidRDefault="00240495" w:rsidP="00240495">
      <w:pPr>
        <w:pStyle w:val="Vietaprimernivel"/>
      </w:pPr>
      <w:r>
        <w:t xml:space="preserve">1.2. Indique qué acciones instanciadas, es decir, las acciones y los valores de los parámetros, serían las potencialmente ejecutables en un primer paso por un planificador que opera mediante encadenamiento hacia delante, partiendo desde el estado inicial del problema. </w:t>
      </w:r>
    </w:p>
    <w:p w14:paraId="46B26129" w14:textId="77777777" w:rsidR="00240495" w:rsidRDefault="00240495" w:rsidP="00240495"/>
    <w:p w14:paraId="4446470C" w14:textId="77777777" w:rsidR="00240495" w:rsidRDefault="00240495" w:rsidP="00240495">
      <w:pPr>
        <w:pStyle w:val="Vietaprimernivel"/>
      </w:pPr>
      <w:r>
        <w:lastRenderedPageBreak/>
        <w:t>1.3. Suponga que tenemos un planificador que opera mediante encadenamiento hacia atrás. Indique qué acciones serían las consideradas en un primer paso a partir del objetivo (</w:t>
      </w:r>
      <w:proofErr w:type="spellStart"/>
      <w:r>
        <w:t>goal</w:t>
      </w:r>
      <w:proofErr w:type="spellEnd"/>
      <w:r>
        <w:t xml:space="preserve">) y cuáles serían los valores de los parámetros. </w:t>
      </w:r>
    </w:p>
    <w:p w14:paraId="57207970" w14:textId="77777777" w:rsidR="00240495" w:rsidRDefault="00240495" w:rsidP="00240495"/>
    <w:p w14:paraId="5F8F08CE" w14:textId="13DFB4FA" w:rsidR="00036E0C" w:rsidRDefault="00240495" w:rsidP="00240495">
      <w:pPr>
        <w:pStyle w:val="Vietaprimernivel"/>
      </w:pPr>
      <w:r>
        <w:t>1.4. Ejecute un planificador adecuado para el dominio y problema que se quiere resolver (en clase se darán sugerencias).  Analice brevemente las características del plan obtenido y adicionalmente la traza de la ejecución del planificador (ver Pautas de elaboración). Para conocer el significado de los elementos de dicha traza, deberá referirse (y citar) el documento científico en el que se describe dicho planificador.</w:t>
      </w:r>
    </w:p>
    <w:p w14:paraId="7668F85A" w14:textId="77777777" w:rsidR="00B9237B" w:rsidRDefault="00B9237B" w:rsidP="00B9237B"/>
    <w:p w14:paraId="0F756AA1" w14:textId="599B2E63" w:rsidR="00C52D3D" w:rsidRDefault="00C52D3D" w:rsidP="00C52D3D">
      <w:pPr>
        <w:rPr>
          <w:b/>
          <w:bCs/>
        </w:rPr>
      </w:pPr>
      <w:r w:rsidRPr="00C52D3D">
        <w:rPr>
          <w:b/>
          <w:bCs/>
        </w:rPr>
        <w:t xml:space="preserve">Parte 2. </w:t>
      </w:r>
      <w:r w:rsidR="00036E0C" w:rsidRPr="00036E0C">
        <w:rPr>
          <w:b/>
          <w:bCs/>
        </w:rPr>
        <w:t>Modificación del estado inicial y objetivos</w:t>
      </w:r>
    </w:p>
    <w:p w14:paraId="7ABAF975" w14:textId="77777777" w:rsidR="006D4374" w:rsidRPr="00C52D3D" w:rsidRDefault="006D4374" w:rsidP="00C52D3D"/>
    <w:p w14:paraId="479F2ECE" w14:textId="09F29D67" w:rsidR="00036E0C" w:rsidRDefault="00240495" w:rsidP="00C52D3D">
      <w:r w:rsidRPr="00240495">
        <w:t>En esta parte se modificará únicamente el fichero de problema entregado como ejemplo sin olvidar incluir una sección en la memoria comentando el apartado. Se deben resolver las cuestiones 2.1 y 2.2 de forma independiente (ver figura).</w:t>
      </w:r>
    </w:p>
    <w:p w14:paraId="095B1F42" w14:textId="77777777" w:rsidR="00036E0C" w:rsidRDefault="00036E0C" w:rsidP="00C52D3D"/>
    <w:p w14:paraId="5ADA6DEC" w14:textId="033C6A38" w:rsidR="00C52D3D" w:rsidRDefault="00240495" w:rsidP="00036E0C">
      <w:pPr>
        <w:jc w:val="center"/>
      </w:pPr>
      <w:r>
        <w:rPr>
          <w:noProof/>
        </w:rPr>
        <w:drawing>
          <wp:inline distT="0" distB="0" distL="0" distR="0" wp14:anchorId="25821E80" wp14:editId="185B579A">
            <wp:extent cx="3761740" cy="1298575"/>
            <wp:effectExtent l="0" t="0" r="0" b="0"/>
            <wp:docPr id="19200335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1740" cy="1298575"/>
                    </a:xfrm>
                    <a:prstGeom prst="rect">
                      <a:avLst/>
                    </a:prstGeom>
                    <a:noFill/>
                  </pic:spPr>
                </pic:pic>
              </a:graphicData>
            </a:graphic>
          </wp:inline>
        </w:drawing>
      </w:r>
    </w:p>
    <w:p w14:paraId="35B74BFA" w14:textId="01ACCECB" w:rsidR="00036E0C" w:rsidRDefault="00036E0C" w:rsidP="00036E0C">
      <w:pPr>
        <w:pStyle w:val="Piedefoto-tabla"/>
      </w:pPr>
      <w:r>
        <w:t>Figura 3. Casos para resolver en la parte 2. Fuente: elaboración propia.</w:t>
      </w:r>
    </w:p>
    <w:p w14:paraId="79BA3C9B" w14:textId="77777777" w:rsidR="00C52D3D" w:rsidRPr="00C52D3D" w:rsidRDefault="00C52D3D" w:rsidP="00C52D3D"/>
    <w:p w14:paraId="58D03E88" w14:textId="6884138A" w:rsidR="006D4374" w:rsidRDefault="00240495" w:rsidP="00C52D3D">
      <w:pPr>
        <w:pStyle w:val="Vietaprimernivel"/>
      </w:pPr>
      <w:r w:rsidRPr="00240495">
        <w:t xml:space="preserve">2.1. </w:t>
      </w:r>
      <w:r w:rsidRPr="00240495">
        <w:rPr>
          <w:b/>
          <w:bCs/>
        </w:rPr>
        <w:t>A partir del problema inicial</w:t>
      </w:r>
      <w:r w:rsidRPr="00240495">
        <w:t xml:space="preserve">: Añada un </w:t>
      </w:r>
      <w:proofErr w:type="spellStart"/>
      <w:r w:rsidRPr="00240495">
        <w:rPr>
          <w:i/>
          <w:iCs/>
        </w:rPr>
        <w:t>waypoint</w:t>
      </w:r>
      <w:proofErr w:type="spellEnd"/>
      <w:r w:rsidRPr="00240495">
        <w:rPr>
          <w:i/>
          <w:iCs/>
        </w:rPr>
        <w:t xml:space="preserve"> </w:t>
      </w:r>
      <w:r w:rsidRPr="00240495">
        <w:t xml:space="preserve">nuevo conectado con dos de los </w:t>
      </w:r>
      <w:proofErr w:type="spellStart"/>
      <w:r w:rsidRPr="00240495">
        <w:rPr>
          <w:i/>
          <w:iCs/>
        </w:rPr>
        <w:t>waypoints</w:t>
      </w:r>
      <w:proofErr w:type="spellEnd"/>
      <w:r w:rsidRPr="00240495">
        <w:rPr>
          <w:i/>
          <w:iCs/>
        </w:rPr>
        <w:t xml:space="preserve"> </w:t>
      </w:r>
      <w:r w:rsidRPr="00240495">
        <w:t xml:space="preserve">anteriores de forma que se pueda mover a él, que contenga una muestra de suelo y de roca. Añada los objetivos necesarios para que se comunique la información sobre ambas muestras. Adicionalmente añada como objetivo que </w:t>
      </w:r>
      <w:r w:rsidRPr="00240495">
        <w:lastRenderedPageBreak/>
        <w:t xml:space="preserve">el </w:t>
      </w:r>
      <w:proofErr w:type="spellStart"/>
      <w:r w:rsidRPr="00240495">
        <w:rPr>
          <w:i/>
          <w:iCs/>
        </w:rPr>
        <w:t>rover</w:t>
      </w:r>
      <w:proofErr w:type="spellEnd"/>
      <w:r w:rsidRPr="00240495">
        <w:rPr>
          <w:i/>
          <w:iCs/>
        </w:rPr>
        <w:t xml:space="preserve"> </w:t>
      </w:r>
      <w:r w:rsidRPr="00240495">
        <w:t xml:space="preserve">termine en el </w:t>
      </w:r>
      <w:r w:rsidRPr="004A70DE">
        <w:rPr>
          <w:rStyle w:val="CdigofuenteCar"/>
          <w:rFonts w:eastAsia="Consolas"/>
          <w:lang w:val="es-AR"/>
        </w:rPr>
        <w:t>waypoint1</w:t>
      </w:r>
      <w:r w:rsidRPr="00240495">
        <w:t>.  Comente los cambios introducidos sobre el código y en la memoria de la actividad.</w:t>
      </w:r>
    </w:p>
    <w:p w14:paraId="6FF582A6" w14:textId="0F1B6818" w:rsidR="00036E0C" w:rsidRDefault="00036E0C" w:rsidP="00036E0C">
      <w:pPr>
        <w:pStyle w:val="Vietaprimernivel"/>
        <w:numPr>
          <w:ilvl w:val="0"/>
          <w:numId w:val="0"/>
        </w:numPr>
        <w:ind w:left="284"/>
      </w:pPr>
      <w:r w:rsidRPr="00036E0C">
        <w:t xml:space="preserve">Entregue como solución a 2.1 el fichero: </w:t>
      </w:r>
      <w:r w:rsidRPr="001B0978">
        <w:rPr>
          <w:rStyle w:val="Cdigofuenteinline"/>
          <w:rFonts w:eastAsia="Consolas"/>
          <w:lang w:val="es-ES"/>
        </w:rPr>
        <w:t>rovers_parte2.1_problema.pddl</w:t>
      </w:r>
      <w:r w:rsidRPr="00036E0C">
        <w:t>.</w:t>
      </w:r>
    </w:p>
    <w:p w14:paraId="23B7F6F4" w14:textId="77777777" w:rsidR="006D4374" w:rsidRDefault="006D4374" w:rsidP="006D4374">
      <w:pPr>
        <w:pStyle w:val="Vietaprimernivel"/>
        <w:numPr>
          <w:ilvl w:val="0"/>
          <w:numId w:val="0"/>
        </w:numPr>
        <w:ind w:left="284"/>
      </w:pPr>
    </w:p>
    <w:p w14:paraId="10E2F0E5" w14:textId="1B199C34" w:rsidR="00C52D3D" w:rsidRDefault="00240495" w:rsidP="00C52D3D">
      <w:pPr>
        <w:pStyle w:val="Vietaprimernivel"/>
      </w:pPr>
      <w:r w:rsidRPr="00240495">
        <w:t xml:space="preserve">2.2. </w:t>
      </w:r>
      <w:r w:rsidRPr="00240495">
        <w:rPr>
          <w:b/>
          <w:bCs/>
        </w:rPr>
        <w:t>A partir del problema inicial</w:t>
      </w:r>
      <w:r w:rsidRPr="00240495">
        <w:t xml:space="preserve">: aparece disponible un segundo </w:t>
      </w:r>
      <w:proofErr w:type="spellStart"/>
      <w:r w:rsidRPr="00240495">
        <w:rPr>
          <w:i/>
          <w:iCs/>
        </w:rPr>
        <w:t>rover</w:t>
      </w:r>
      <w:proofErr w:type="spellEnd"/>
      <w:r w:rsidRPr="00240495">
        <w:rPr>
          <w:i/>
          <w:iCs/>
        </w:rPr>
        <w:t xml:space="preserve"> </w:t>
      </w:r>
      <w:r w:rsidRPr="00240495">
        <w:t>(</w:t>
      </w:r>
      <w:r w:rsidRPr="004A70DE">
        <w:rPr>
          <w:rStyle w:val="CdigofuenteCar"/>
          <w:rFonts w:eastAsia="Consolas"/>
          <w:lang w:val="es-AR"/>
        </w:rPr>
        <w:t>rover1</w:t>
      </w:r>
      <w:r w:rsidRPr="00240495">
        <w:t xml:space="preserve">) que debe tener capacidad para movimiento, y toma de fotografías.  No modifique en nada el </w:t>
      </w:r>
      <w:r w:rsidRPr="00240495">
        <w:rPr>
          <w:i/>
          <w:iCs/>
        </w:rPr>
        <w:t>rover0</w:t>
      </w:r>
      <w:r w:rsidRPr="00240495">
        <w:t xml:space="preserve">. El nuevo </w:t>
      </w:r>
      <w:proofErr w:type="spellStart"/>
      <w:r w:rsidRPr="00240495">
        <w:rPr>
          <w:i/>
          <w:iCs/>
        </w:rPr>
        <w:t>rover</w:t>
      </w:r>
      <w:proofErr w:type="spellEnd"/>
      <w:r w:rsidRPr="00240495">
        <w:rPr>
          <w:i/>
          <w:iCs/>
        </w:rPr>
        <w:t xml:space="preserve"> </w:t>
      </w:r>
      <w:r w:rsidRPr="00240495">
        <w:t xml:space="preserve">debe tener su propia batería cargada inicialmente con nivel b2. Además, añada todos al fichero lo necesario para que se </w:t>
      </w:r>
      <w:r w:rsidRPr="00240495">
        <w:rPr>
          <w:b/>
          <w:bCs/>
        </w:rPr>
        <w:t xml:space="preserve">comuniquen </w:t>
      </w:r>
      <w:r w:rsidRPr="00240495">
        <w:t>los datos de todas las muestras de roca y suelo mencionadas en el problema, y se comuniquen también las fotografías de todos los objetivos en los tres modos especificados. Comente los cambios introducidos sobre el código y en la memoria de la actividad.</w:t>
      </w:r>
    </w:p>
    <w:p w14:paraId="07E975D2" w14:textId="77777777" w:rsidR="00036E0C" w:rsidRDefault="00036E0C" w:rsidP="00036E0C">
      <w:pPr>
        <w:pStyle w:val="Vietaprimernivel"/>
        <w:numPr>
          <w:ilvl w:val="0"/>
          <w:numId w:val="0"/>
        </w:numPr>
        <w:ind w:left="284"/>
      </w:pPr>
    </w:p>
    <w:p w14:paraId="6739D65F" w14:textId="478616B7" w:rsidR="00036E0C" w:rsidRDefault="00036E0C" w:rsidP="00036E0C">
      <w:pPr>
        <w:pStyle w:val="Vietaprimernivel"/>
        <w:numPr>
          <w:ilvl w:val="0"/>
          <w:numId w:val="0"/>
        </w:numPr>
        <w:ind w:left="284"/>
      </w:pPr>
      <w:r w:rsidRPr="00036E0C">
        <w:t xml:space="preserve">Entregue como solución a 2.2 el fichero: </w:t>
      </w:r>
      <w:r w:rsidRPr="001B0978">
        <w:rPr>
          <w:rStyle w:val="Cdigofuenteinline"/>
          <w:rFonts w:eastAsia="Consolas"/>
          <w:lang w:val="es-ES"/>
        </w:rPr>
        <w:t>rovers_parte2.2_problema.pddl</w:t>
      </w:r>
      <w:r w:rsidRPr="00036E0C">
        <w:t>.</w:t>
      </w:r>
    </w:p>
    <w:p w14:paraId="2EFFEF07" w14:textId="77777777" w:rsidR="00C52D3D" w:rsidRPr="00C52D3D" w:rsidRDefault="00C52D3D" w:rsidP="00C52D3D"/>
    <w:p w14:paraId="529EBC63" w14:textId="77777777" w:rsidR="00C52D3D" w:rsidRDefault="00C52D3D" w:rsidP="00C52D3D">
      <w:pPr>
        <w:rPr>
          <w:b/>
          <w:bCs/>
        </w:rPr>
      </w:pPr>
      <w:r w:rsidRPr="00C52D3D">
        <w:rPr>
          <w:b/>
          <w:bCs/>
        </w:rPr>
        <w:t>Parte 3. Ejecución y evaluación del planificador</w:t>
      </w:r>
    </w:p>
    <w:p w14:paraId="29CBC09F" w14:textId="77777777" w:rsidR="00C52D3D" w:rsidRPr="00C52D3D" w:rsidRDefault="00C52D3D" w:rsidP="00C52D3D">
      <w:pPr>
        <w:rPr>
          <w:b/>
          <w:bCs/>
        </w:rPr>
      </w:pPr>
    </w:p>
    <w:p w14:paraId="2EAE0DCA" w14:textId="4A4BC239" w:rsidR="00C52D3D" w:rsidRDefault="00240495" w:rsidP="00C52D3D">
      <w:r w:rsidRPr="00240495">
        <w:t>Ejecute el planificador para generar un plan con cada uno de los ficheros anteriores. Responda a las siguientes preguntas en la memoria de la actividad.</w:t>
      </w:r>
    </w:p>
    <w:p w14:paraId="64775A4A" w14:textId="77777777" w:rsidR="00C52D3D" w:rsidRPr="00C52D3D" w:rsidRDefault="00C52D3D" w:rsidP="00C52D3D"/>
    <w:p w14:paraId="6653C078" w14:textId="61EE7EB1" w:rsidR="00C52D3D" w:rsidRDefault="00240495" w:rsidP="007F659B">
      <w:pPr>
        <w:pStyle w:val="Vietaprimernivel"/>
      </w:pPr>
      <w:r w:rsidRPr="00240495">
        <w:t xml:space="preserve">3.1. Analice el resultado (plan) y la ejecución (según lo indicado en Pautas de Elaboración) del planificador para el caso 2.1. Compare con los datos obtenidos en el caso inicial.  ¿El </w:t>
      </w:r>
      <w:proofErr w:type="spellStart"/>
      <w:r w:rsidRPr="00240495">
        <w:rPr>
          <w:i/>
          <w:iCs/>
        </w:rPr>
        <w:t>rover</w:t>
      </w:r>
      <w:proofErr w:type="spellEnd"/>
      <w:r w:rsidRPr="00240495">
        <w:t xml:space="preserve"> realiza algún movimiento innecesario? ¿Puede explicar por qué cree que ocurre esto?</w:t>
      </w:r>
    </w:p>
    <w:p w14:paraId="3AD6DB4A" w14:textId="77777777" w:rsidR="007F659B" w:rsidRPr="00C52D3D" w:rsidRDefault="007F659B" w:rsidP="007F659B">
      <w:pPr>
        <w:pStyle w:val="Vietaprimernivel"/>
        <w:numPr>
          <w:ilvl w:val="0"/>
          <w:numId w:val="0"/>
        </w:numPr>
        <w:ind w:left="284"/>
      </w:pPr>
    </w:p>
    <w:p w14:paraId="360B9D60" w14:textId="1B4B6CF3" w:rsidR="00C52D3D" w:rsidRDefault="00240495" w:rsidP="007F659B">
      <w:pPr>
        <w:pStyle w:val="Vietaprimernivel"/>
      </w:pPr>
      <w:r w:rsidRPr="00240495">
        <w:t xml:space="preserve">3.2. Analice el resultado (plan) y la ejecución (según lo indicado en Pautas de Elaboración) del planificador para el caso 2.2 y compare con el plan original. ¿El nuevo plan utiliza el nuevo </w:t>
      </w:r>
      <w:proofErr w:type="spellStart"/>
      <w:r w:rsidRPr="00240495">
        <w:rPr>
          <w:i/>
          <w:iCs/>
        </w:rPr>
        <w:t>rover</w:t>
      </w:r>
      <w:proofErr w:type="spellEnd"/>
      <w:r w:rsidRPr="00240495">
        <w:rPr>
          <w:i/>
          <w:iCs/>
        </w:rPr>
        <w:t xml:space="preserve"> </w:t>
      </w:r>
      <w:r w:rsidRPr="00240495">
        <w:t>(</w:t>
      </w:r>
      <w:r w:rsidRPr="004A70DE">
        <w:rPr>
          <w:rStyle w:val="CdigofuenteCar"/>
          <w:rFonts w:eastAsia="Consolas"/>
          <w:lang w:val="es-AR"/>
        </w:rPr>
        <w:t>rover1</w:t>
      </w:r>
      <w:r w:rsidRPr="00240495">
        <w:t>) introducido en el problema? ¿Lo hace de la mejor forma posible? ¿Puede evaluar por qué se da este efecto?</w:t>
      </w:r>
    </w:p>
    <w:p w14:paraId="7B9FE280" w14:textId="77777777" w:rsidR="00036E0C" w:rsidRDefault="00036E0C" w:rsidP="00240495">
      <w:pPr>
        <w:pStyle w:val="Vietaprimernivel"/>
        <w:numPr>
          <w:ilvl w:val="0"/>
          <w:numId w:val="0"/>
        </w:numPr>
      </w:pPr>
    </w:p>
    <w:p w14:paraId="76A14749" w14:textId="77777777" w:rsidR="00C52D3D" w:rsidRDefault="00C52D3D" w:rsidP="00C52D3D">
      <w:pPr>
        <w:rPr>
          <w:b/>
          <w:bCs/>
        </w:rPr>
      </w:pPr>
      <w:r w:rsidRPr="00C52D3D">
        <w:rPr>
          <w:b/>
          <w:bCs/>
        </w:rPr>
        <w:t>Parte 4. Modificación del dominio</w:t>
      </w:r>
    </w:p>
    <w:p w14:paraId="3B531AE0" w14:textId="77777777" w:rsidR="00C52D3D" w:rsidRPr="00C52D3D" w:rsidRDefault="00C52D3D" w:rsidP="00C52D3D">
      <w:pPr>
        <w:rPr>
          <w:b/>
          <w:bCs/>
        </w:rPr>
      </w:pPr>
    </w:p>
    <w:p w14:paraId="2438AC70" w14:textId="75C6D006" w:rsidR="00C52D3D" w:rsidRDefault="00036E0C" w:rsidP="00C52D3D">
      <w:r w:rsidRPr="00036E0C">
        <w:rPr>
          <w:b/>
          <w:bCs/>
        </w:rPr>
        <w:t xml:space="preserve">Partiendo del código base o de cualquiera del de los dos casos anteriores, </w:t>
      </w:r>
      <w:r w:rsidRPr="00036E0C">
        <w:t xml:space="preserve">incorpore las modificaciones indicadas en el texto que sigue. Tenga en cuenta que para una de las modificaciones pedidas es imprescindible que se defina más de un </w:t>
      </w:r>
      <w:proofErr w:type="spellStart"/>
      <w:r w:rsidRPr="00036E0C">
        <w:rPr>
          <w:i/>
          <w:iCs/>
        </w:rPr>
        <w:t>rover</w:t>
      </w:r>
      <w:proofErr w:type="spellEnd"/>
      <w:r w:rsidRPr="00036E0C">
        <w:t>.</w:t>
      </w:r>
    </w:p>
    <w:p w14:paraId="3CA68F52" w14:textId="77777777" w:rsidR="00036E0C" w:rsidRDefault="00036E0C" w:rsidP="00C52D3D"/>
    <w:p w14:paraId="2CC140D0" w14:textId="477FC548" w:rsidR="00036E0C" w:rsidRDefault="00036E0C" w:rsidP="00036E0C">
      <w:r w:rsidRPr="00036E0C">
        <w:t xml:space="preserve">El emplazamiento de un </w:t>
      </w:r>
      <w:proofErr w:type="spellStart"/>
      <w:r w:rsidRPr="00036E0C">
        <w:rPr>
          <w:i/>
          <w:iCs/>
        </w:rPr>
        <w:t>lander</w:t>
      </w:r>
      <w:proofErr w:type="spellEnd"/>
      <w:r w:rsidRPr="00036E0C">
        <w:t xml:space="preserve"> (podría haber más de uno) no necesariamente es el más adecuado para realizar las tareas necesarias para la misión. Por ejemplo, si hicieran falta múltiples movimientos para recargar, conviene que haya un </w:t>
      </w:r>
      <w:proofErr w:type="spellStart"/>
      <w:r w:rsidRPr="00036E0C">
        <w:rPr>
          <w:i/>
          <w:iCs/>
        </w:rPr>
        <w:t>lander</w:t>
      </w:r>
      <w:proofErr w:type="spellEnd"/>
      <w:r w:rsidRPr="00036E0C">
        <w:t xml:space="preserve"> esté situado en un lugar “central” del problema. Aunque es un vehículo pesado y sin capacidad de movimiento propia, sabemos que un </w:t>
      </w:r>
      <w:proofErr w:type="spellStart"/>
      <w:r w:rsidRPr="00036E0C">
        <w:rPr>
          <w:i/>
          <w:iCs/>
        </w:rPr>
        <w:t>lander</w:t>
      </w:r>
      <w:proofErr w:type="spellEnd"/>
      <w:r w:rsidRPr="00036E0C">
        <w:t xml:space="preserve"> puede ser desplazado por la acción conjunta de dos </w:t>
      </w:r>
      <w:proofErr w:type="spellStart"/>
      <w:r w:rsidRPr="00036E0C">
        <w:rPr>
          <w:i/>
          <w:iCs/>
        </w:rPr>
        <w:t>rovers</w:t>
      </w:r>
      <w:proofErr w:type="spellEnd"/>
      <w:r w:rsidRPr="00036E0C">
        <w:t xml:space="preserve"> diferentes. Adicionalmente, para que el </w:t>
      </w:r>
      <w:proofErr w:type="spellStart"/>
      <w:r w:rsidRPr="00036E0C">
        <w:rPr>
          <w:i/>
          <w:iCs/>
        </w:rPr>
        <w:t>lander</w:t>
      </w:r>
      <w:proofErr w:type="spellEnd"/>
      <w:r w:rsidRPr="00036E0C">
        <w:t xml:space="preserve"> sea utilizable en las acciones donde participa, debe instalarse en un </w:t>
      </w:r>
      <w:proofErr w:type="spellStart"/>
      <w:r w:rsidRPr="00036E0C">
        <w:rPr>
          <w:i/>
          <w:iCs/>
        </w:rPr>
        <w:t>waypoint</w:t>
      </w:r>
      <w:proofErr w:type="spellEnd"/>
      <w:r w:rsidRPr="00036E0C">
        <w:t xml:space="preserve"> de un tipo adecuado (esto representaría que hay suficiente radiación solar para que sirva de punto de repostaje, y posibilidad de comunicación con la Tierra). </w:t>
      </w:r>
    </w:p>
    <w:p w14:paraId="2C838675" w14:textId="77777777" w:rsidR="00036E0C" w:rsidRPr="00036E0C" w:rsidRDefault="00036E0C" w:rsidP="00036E0C"/>
    <w:p w14:paraId="0CE037C5" w14:textId="77777777" w:rsidR="00036E0C" w:rsidRDefault="00036E0C" w:rsidP="00036E0C">
      <w:r w:rsidRPr="00036E0C">
        <w:t>Se pide:</w:t>
      </w:r>
    </w:p>
    <w:p w14:paraId="7E6ED6CF" w14:textId="77777777" w:rsidR="00036E0C" w:rsidRPr="00036E0C" w:rsidRDefault="00036E0C" w:rsidP="00036E0C"/>
    <w:p w14:paraId="10C829A1" w14:textId="77777777" w:rsidR="00036E0C" w:rsidRPr="00036E0C" w:rsidRDefault="00036E0C" w:rsidP="00036E0C">
      <w:pPr>
        <w:pStyle w:val="Vietaprimernivel"/>
      </w:pPr>
      <w:r w:rsidRPr="00036E0C">
        <w:t xml:space="preserve">Representar la posibilidad de que solo algunos de los </w:t>
      </w:r>
      <w:proofErr w:type="spellStart"/>
      <w:r w:rsidRPr="00036E0C">
        <w:rPr>
          <w:i/>
          <w:iCs/>
        </w:rPr>
        <w:t>waypoints</w:t>
      </w:r>
      <w:proofErr w:type="spellEnd"/>
      <w:r w:rsidRPr="00036E0C">
        <w:t xml:space="preserve"> sean físicamente adecuados para que el </w:t>
      </w:r>
      <w:proofErr w:type="spellStart"/>
      <w:r w:rsidRPr="00036E0C">
        <w:rPr>
          <w:i/>
          <w:iCs/>
        </w:rPr>
        <w:t>lander</w:t>
      </w:r>
      <w:proofErr w:type="spellEnd"/>
      <w:r w:rsidRPr="00036E0C">
        <w:t xml:space="preserve"> sea usado ahí.  </w:t>
      </w:r>
    </w:p>
    <w:p w14:paraId="69F1CDA4" w14:textId="77777777" w:rsidR="00036E0C" w:rsidRPr="00036E0C" w:rsidRDefault="00036E0C" w:rsidP="00036E0C">
      <w:pPr>
        <w:pStyle w:val="Vietaprimernivel"/>
      </w:pPr>
      <w:r w:rsidRPr="00036E0C">
        <w:t xml:space="preserve">Representar también que el </w:t>
      </w:r>
      <w:proofErr w:type="spellStart"/>
      <w:r w:rsidRPr="00036E0C">
        <w:rPr>
          <w:i/>
          <w:iCs/>
        </w:rPr>
        <w:t>lander</w:t>
      </w:r>
      <w:proofErr w:type="spellEnd"/>
      <w:r w:rsidRPr="00036E0C">
        <w:t xml:space="preserve"> no puede ser usado si no está en el lugar adecuado, modificando si es necesario los operadores.</w:t>
      </w:r>
    </w:p>
    <w:p w14:paraId="77338040" w14:textId="7C6B09B4" w:rsidR="00036E0C" w:rsidRDefault="00036E0C" w:rsidP="00036E0C">
      <w:pPr>
        <w:pStyle w:val="Vietaprimernivel"/>
      </w:pPr>
      <w:r w:rsidRPr="00036E0C">
        <w:t xml:space="preserve">Añadir un nuevo operador de movimiento que permita que dos </w:t>
      </w:r>
      <w:proofErr w:type="spellStart"/>
      <w:r w:rsidRPr="00036E0C">
        <w:rPr>
          <w:i/>
          <w:iCs/>
        </w:rPr>
        <w:t>rovers</w:t>
      </w:r>
      <w:proofErr w:type="spellEnd"/>
      <w:r w:rsidRPr="00036E0C">
        <w:t xml:space="preserve"> </w:t>
      </w:r>
      <w:r w:rsidRPr="00036E0C">
        <w:rPr>
          <w:b/>
          <w:bCs/>
        </w:rPr>
        <w:t xml:space="preserve">diferentes </w:t>
      </w:r>
      <w:r w:rsidRPr="00036E0C">
        <w:t xml:space="preserve">“remolquen” el </w:t>
      </w:r>
      <w:proofErr w:type="spellStart"/>
      <w:r w:rsidRPr="00036E0C">
        <w:rPr>
          <w:i/>
          <w:iCs/>
        </w:rPr>
        <w:t>lander</w:t>
      </w:r>
      <w:proofErr w:type="spellEnd"/>
      <w:r w:rsidRPr="00036E0C">
        <w:t xml:space="preserve"> de un </w:t>
      </w:r>
      <w:proofErr w:type="spellStart"/>
      <w:r w:rsidRPr="00036E0C">
        <w:rPr>
          <w:i/>
          <w:iCs/>
        </w:rPr>
        <w:t>waypoint</w:t>
      </w:r>
      <w:proofErr w:type="spellEnd"/>
      <w:r w:rsidRPr="00036E0C">
        <w:t xml:space="preserve"> a otro, con restricciones similares a las representadas en el operador de movimiento normal. Este nuevo operador debe consumir batería de ambos </w:t>
      </w:r>
      <w:proofErr w:type="spellStart"/>
      <w:r w:rsidRPr="00036E0C">
        <w:rPr>
          <w:i/>
          <w:iCs/>
        </w:rPr>
        <w:t>rovers</w:t>
      </w:r>
      <w:proofErr w:type="spellEnd"/>
      <w:r w:rsidRPr="00036E0C">
        <w:t>, y los tres vehículos deben empezar y terminar situados en el mismo punto.</w:t>
      </w:r>
    </w:p>
    <w:p w14:paraId="32B59F1F" w14:textId="77777777" w:rsidR="00C52D3D" w:rsidRDefault="00C52D3D" w:rsidP="00036E0C"/>
    <w:p w14:paraId="27C1A2F2" w14:textId="4A94E6BE" w:rsidR="00036E0C" w:rsidRDefault="00036E0C" w:rsidP="00036E0C">
      <w:pPr>
        <w:rPr>
          <w:i/>
          <w:iCs/>
        </w:rPr>
      </w:pPr>
      <w:r w:rsidRPr="00036E0C">
        <w:lastRenderedPageBreak/>
        <w:t xml:space="preserve">Nótese que todos los cambios deben ser genéricos de forma que sean independientes del número o nombre de los </w:t>
      </w:r>
      <w:proofErr w:type="spellStart"/>
      <w:r w:rsidRPr="00036E0C">
        <w:rPr>
          <w:i/>
          <w:iCs/>
        </w:rPr>
        <w:t>rovers</w:t>
      </w:r>
      <w:proofErr w:type="spellEnd"/>
      <w:r w:rsidRPr="00036E0C">
        <w:rPr>
          <w:i/>
          <w:iCs/>
        </w:rPr>
        <w:t xml:space="preserve"> </w:t>
      </w:r>
      <w:r w:rsidRPr="00036E0C">
        <w:t xml:space="preserve">o </w:t>
      </w:r>
      <w:proofErr w:type="spellStart"/>
      <w:r w:rsidRPr="00036E0C">
        <w:rPr>
          <w:i/>
          <w:iCs/>
        </w:rPr>
        <w:t>landers</w:t>
      </w:r>
      <w:proofErr w:type="spellEnd"/>
      <w:r w:rsidRPr="00036E0C">
        <w:rPr>
          <w:i/>
          <w:iCs/>
        </w:rPr>
        <w:t xml:space="preserve"> </w:t>
      </w:r>
      <w:r w:rsidRPr="00036E0C">
        <w:t>presentes en el problema concreto de ejemplo, lo cual puede hacer necesario realizar ajustes en otros operadores y predicados</w:t>
      </w:r>
      <w:r w:rsidRPr="00036E0C">
        <w:rPr>
          <w:i/>
          <w:iCs/>
        </w:rPr>
        <w:t>.</w:t>
      </w:r>
    </w:p>
    <w:p w14:paraId="3001D37C" w14:textId="77777777" w:rsidR="00036E0C" w:rsidRPr="00C52D3D" w:rsidRDefault="00036E0C" w:rsidP="00036E0C"/>
    <w:p w14:paraId="2D3C1456" w14:textId="15110F86" w:rsidR="00C52D3D" w:rsidRPr="00C52D3D" w:rsidRDefault="00A7112E" w:rsidP="00A7112E">
      <w:pPr>
        <w:pStyle w:val="Destacados"/>
      </w:pPr>
      <w:r w:rsidRPr="00A7112E">
        <w:t>Importante</w:t>
      </w:r>
      <w:r w:rsidR="00C52D3D" w:rsidRPr="00A7112E">
        <w:t>:</w:t>
      </w:r>
      <w:r w:rsidR="00C52D3D" w:rsidRPr="00C52D3D">
        <w:t xml:space="preserve"> </w:t>
      </w:r>
      <w:r w:rsidR="00036E0C" w:rsidRPr="00036E0C">
        <w:t xml:space="preserve">en la parte cuatro cabe mencionar que PDDL 1.2 no admite </w:t>
      </w:r>
      <w:proofErr w:type="spellStart"/>
      <w:r w:rsidR="00036E0C" w:rsidRPr="00036E0C">
        <w:rPr>
          <w:i/>
          <w:iCs/>
        </w:rPr>
        <w:t>fluents</w:t>
      </w:r>
      <w:proofErr w:type="spellEnd"/>
      <w:r w:rsidR="00036E0C" w:rsidRPr="00036E0C">
        <w:t xml:space="preserve"> numéricos, con lo que para evitar el uso de un planificador avanzado no podremos usar valores de ese tipo, ni funciones ni operaciones de comparación numérica (&gt;, &lt;, </w:t>
      </w:r>
      <w:proofErr w:type="spellStart"/>
      <w:r w:rsidR="00036E0C" w:rsidRPr="00036E0C">
        <w:rPr>
          <w:i/>
          <w:iCs/>
        </w:rPr>
        <w:t>increase</w:t>
      </w:r>
      <w:proofErr w:type="spellEnd"/>
      <w:r w:rsidR="00036E0C" w:rsidRPr="00036E0C">
        <w:t>, etc.).</w:t>
      </w:r>
    </w:p>
    <w:p w14:paraId="6D21ED21" w14:textId="77777777" w:rsidR="00A7112E" w:rsidRDefault="00A7112E" w:rsidP="00C52D3D"/>
    <w:p w14:paraId="74E5044D" w14:textId="1A251E5B" w:rsidR="00C52D3D" w:rsidRDefault="00036E0C" w:rsidP="00A7112E">
      <w:pPr>
        <w:pStyle w:val="Vietaprimernivel"/>
      </w:pPr>
      <w:r w:rsidRPr="00036E0C">
        <w:t xml:space="preserve">4.1. Describa brevemente </w:t>
      </w:r>
      <w:r w:rsidRPr="00036E0C">
        <w:rPr>
          <w:b/>
          <w:bCs/>
        </w:rPr>
        <w:t>en la memoria</w:t>
      </w:r>
      <w:r w:rsidRPr="00036E0C">
        <w:t xml:space="preserve"> cómo se ha resuelto esta parte (significado de los elementos introducidos, funcionamiento de las nuevas acciones, etc.).</w:t>
      </w:r>
    </w:p>
    <w:p w14:paraId="347EECA5" w14:textId="77777777" w:rsidR="00C52D3D" w:rsidRPr="00C52D3D" w:rsidRDefault="00C52D3D" w:rsidP="00C52D3D"/>
    <w:p w14:paraId="10E2EEBE" w14:textId="4489E3DC" w:rsidR="00C52D3D" w:rsidRDefault="00036E0C" w:rsidP="00691C23">
      <w:pPr>
        <w:pStyle w:val="Vietaprimernivel"/>
      </w:pPr>
      <w:r w:rsidRPr="00036E0C">
        <w:t xml:space="preserve">4.2. Cree el nuevo fichero de dominio </w:t>
      </w:r>
      <w:r w:rsidRPr="00036E0C">
        <w:rPr>
          <w:b/>
          <w:bCs/>
        </w:rPr>
        <w:t>incluyendo comentarios</w:t>
      </w:r>
      <w:r w:rsidRPr="00036E0C">
        <w:t xml:space="preserve"> en las modificaciones realizadas de forma que sea sencillo comprobar los cambios.</w:t>
      </w:r>
    </w:p>
    <w:p w14:paraId="101C5765" w14:textId="77777777" w:rsidR="00C52D3D" w:rsidRPr="00C52D3D" w:rsidRDefault="00C52D3D" w:rsidP="00C52D3D"/>
    <w:p w14:paraId="6CEDB0BC" w14:textId="0BF8B556" w:rsidR="00C52D3D" w:rsidRDefault="00036E0C" w:rsidP="00691C23">
      <w:pPr>
        <w:pStyle w:val="Vietaprimernivel"/>
      </w:pPr>
      <w:r w:rsidRPr="00036E0C">
        <w:t xml:space="preserve">4.3. Plantee al menos un caso de prueba incluyendo (estado inicial y objetivos) </w:t>
      </w:r>
      <w:r w:rsidRPr="00036E0C">
        <w:rPr>
          <w:b/>
          <w:bCs/>
        </w:rPr>
        <w:t>donde el efecto de esta modificación se haga notar</w:t>
      </w:r>
      <w:r w:rsidRPr="00036E0C">
        <w:t xml:space="preserve"> (es decir, que se utilicen los nuevos elementos incluidos).</w:t>
      </w:r>
    </w:p>
    <w:p w14:paraId="11892F22" w14:textId="77777777" w:rsidR="00C52D3D" w:rsidRPr="00C52D3D" w:rsidRDefault="00C52D3D" w:rsidP="00C52D3D"/>
    <w:p w14:paraId="75A20199" w14:textId="0DD8623F" w:rsidR="00C52D3D" w:rsidRDefault="00036E0C" w:rsidP="00691C23">
      <w:pPr>
        <w:pStyle w:val="Vietaprimernivel"/>
      </w:pPr>
      <w:r w:rsidRPr="00036E0C">
        <w:t>4.4. Ejecute el planificador y analice el resultado (ver Pautas de Elaboración). Es decir, repita la discusión del apartado 3, pero ahora con el nuevo dominio y problema. Puede incluir las pruebas adicionales que necesite para comprobar y evaluar el efecto de la nueva funcionalidad, o comparar sobre el mismo caso las diferencias en solución y coste de ejecución según se permita o no el nuevo operador.</w:t>
      </w:r>
    </w:p>
    <w:p w14:paraId="73EC2661" w14:textId="77777777" w:rsidR="00C52D3D" w:rsidRPr="00C52D3D" w:rsidRDefault="00C52D3D" w:rsidP="00C52D3D"/>
    <w:p w14:paraId="17BE1FEF" w14:textId="77777777" w:rsidR="0091286F" w:rsidRDefault="0091286F" w:rsidP="00C52D3D">
      <w:pPr>
        <w:rPr>
          <w:b/>
          <w:bCs/>
        </w:rPr>
      </w:pPr>
    </w:p>
    <w:p w14:paraId="7FE8EEB2" w14:textId="6FC9D810" w:rsidR="00C52D3D" w:rsidRDefault="00036E0C" w:rsidP="00C52D3D">
      <w:r w:rsidRPr="00036E0C">
        <w:lastRenderedPageBreak/>
        <w:t xml:space="preserve">Entregue como parte de su actividad los nuevos ficheros con los nombres exactos: </w:t>
      </w:r>
      <w:r w:rsidRPr="001B0978">
        <w:rPr>
          <w:rStyle w:val="Cdigofuenteinline"/>
          <w:rFonts w:eastAsia="Consolas"/>
          <w:lang w:val="es-ES"/>
        </w:rPr>
        <w:t>rovers_parte4_dominio.pddl</w:t>
      </w:r>
      <w:r w:rsidRPr="001B0978">
        <w:rPr>
          <w:rStyle w:val="Cdigofuenteinline"/>
          <w:lang w:val="es-ES"/>
        </w:rPr>
        <w:t xml:space="preserve"> </w:t>
      </w:r>
      <w:r w:rsidRPr="00036E0C">
        <w:t xml:space="preserve">y </w:t>
      </w:r>
      <w:r w:rsidRPr="001B0978">
        <w:rPr>
          <w:rStyle w:val="Cdigofuenteinline"/>
          <w:rFonts w:eastAsia="Consolas"/>
          <w:lang w:val="es-ES"/>
        </w:rPr>
        <w:t>rovers_parte4_problema.pddl</w:t>
      </w:r>
      <w:r w:rsidRPr="00036E0C">
        <w:t>.</w:t>
      </w:r>
      <w:r w:rsidR="00C52D3D" w:rsidRPr="00036E0C">
        <w:t xml:space="preserve"> </w:t>
      </w:r>
    </w:p>
    <w:p w14:paraId="5E2136AF" w14:textId="77777777" w:rsidR="00B9237B" w:rsidRDefault="00B9237B" w:rsidP="00B9237B"/>
    <w:p w14:paraId="71F5CC1C" w14:textId="1ED25088" w:rsidR="005241B8" w:rsidRDefault="00142853" w:rsidP="005241B8">
      <w:pPr>
        <w:pStyle w:val="TtuloApartado3"/>
      </w:pPr>
      <w:r>
        <w:t>Evaluación de la actividad</w:t>
      </w:r>
    </w:p>
    <w:p w14:paraId="23B00701" w14:textId="77777777" w:rsidR="005241B8" w:rsidRDefault="005241B8" w:rsidP="005241B8"/>
    <w:p w14:paraId="09A62965" w14:textId="194F6FA3" w:rsidR="00142853" w:rsidRDefault="00142853" w:rsidP="005241B8">
      <w:proofErr w:type="gramStart"/>
      <w:r>
        <w:t>Documentos a entregar</w:t>
      </w:r>
      <w:proofErr w:type="gramEnd"/>
      <w:r>
        <w:t xml:space="preserve">: </w:t>
      </w:r>
    </w:p>
    <w:p w14:paraId="6D1C6D60" w14:textId="77777777" w:rsidR="00142853" w:rsidRDefault="00142853" w:rsidP="005241B8"/>
    <w:p w14:paraId="3B327A17" w14:textId="77777777" w:rsidR="00142853" w:rsidRDefault="00142853" w:rsidP="00142853">
      <w:pPr>
        <w:pStyle w:val="Vietaprimernivel"/>
      </w:pPr>
      <w:r>
        <w:t>Código fuente de los ficheros con los nombres exactos pedidos en el enunciado:</w:t>
      </w:r>
    </w:p>
    <w:p w14:paraId="68535D03" w14:textId="1F3123AE" w:rsidR="00142853" w:rsidRDefault="00142853" w:rsidP="00142853">
      <w:pPr>
        <w:pStyle w:val="Vietasegundonivel"/>
      </w:pPr>
      <w:r>
        <w:t>rovers_parte2.1_</w:t>
      </w:r>
      <w:proofErr w:type="gramStart"/>
      <w:r>
        <w:t>problema.pddl</w:t>
      </w:r>
      <w:proofErr w:type="gramEnd"/>
    </w:p>
    <w:p w14:paraId="61243699" w14:textId="77777777" w:rsidR="00142853" w:rsidRDefault="00142853" w:rsidP="00142853">
      <w:pPr>
        <w:pStyle w:val="Vietasegundonivel"/>
        <w:rPr>
          <w:lang w:val="it-IT"/>
        </w:rPr>
      </w:pPr>
      <w:r w:rsidRPr="0474996F">
        <w:rPr>
          <w:lang w:val="it-IT"/>
        </w:rPr>
        <w:t>rovers_parte2.2_problema.pddl</w:t>
      </w:r>
    </w:p>
    <w:p w14:paraId="454F64BF" w14:textId="77777777" w:rsidR="00142853" w:rsidRDefault="00142853" w:rsidP="00142853">
      <w:pPr>
        <w:pStyle w:val="Vietasegundonivel"/>
      </w:pPr>
      <w:r w:rsidRPr="0474996F">
        <w:t>rovers_parte4_</w:t>
      </w:r>
      <w:proofErr w:type="gramStart"/>
      <w:r w:rsidRPr="0474996F">
        <w:t>dominio.pddl</w:t>
      </w:r>
      <w:proofErr w:type="gramEnd"/>
    </w:p>
    <w:p w14:paraId="0ADC96BC" w14:textId="11D8D313" w:rsidR="005B02A3" w:rsidRDefault="00142853" w:rsidP="00142853">
      <w:pPr>
        <w:pStyle w:val="Vietasegundonivel"/>
      </w:pPr>
      <w:r w:rsidRPr="0474996F">
        <w:t>rovers_parte4_</w:t>
      </w:r>
      <w:proofErr w:type="gramStart"/>
      <w:r w:rsidRPr="0474996F">
        <w:t>problema.pddl</w:t>
      </w:r>
      <w:proofErr w:type="gramEnd"/>
    </w:p>
    <w:p w14:paraId="5615E636" w14:textId="77777777" w:rsidR="005B02A3" w:rsidRDefault="005B02A3" w:rsidP="005B02A3">
      <w:pPr>
        <w:pStyle w:val="Vietaprimernivel"/>
        <w:numPr>
          <w:ilvl w:val="0"/>
          <w:numId w:val="0"/>
        </w:numPr>
        <w:ind w:left="284"/>
      </w:pPr>
    </w:p>
    <w:p w14:paraId="7E325649" w14:textId="77777777" w:rsidR="006210F2" w:rsidRPr="006210F2" w:rsidRDefault="006210F2" w:rsidP="006210F2">
      <w:pPr>
        <w:pStyle w:val="Vietaprimernivel"/>
        <w:numPr>
          <w:ilvl w:val="0"/>
          <w:numId w:val="0"/>
        </w:numPr>
        <w:ind w:left="284"/>
      </w:pPr>
      <w:r w:rsidRPr="006210F2">
        <w:t xml:space="preserve">Importante: la rúbrica </w:t>
      </w:r>
      <w:r w:rsidRPr="006210F2">
        <w:rPr>
          <w:b/>
          <w:bCs/>
        </w:rPr>
        <w:t>penaliza</w:t>
      </w:r>
      <w:r w:rsidRPr="006210F2">
        <w:t xml:space="preserve"> la parte 2, 3 y 4 en toda entrega en la que los ficheros correspondientes no tengan el nombre exacto indicado. </w:t>
      </w:r>
    </w:p>
    <w:p w14:paraId="6C25189E" w14:textId="77777777" w:rsidR="006210F2" w:rsidRPr="006210F2" w:rsidRDefault="006210F2" w:rsidP="006210F2">
      <w:pPr>
        <w:pStyle w:val="Vietaprimernivel"/>
        <w:numPr>
          <w:ilvl w:val="0"/>
          <w:numId w:val="0"/>
        </w:numPr>
        <w:ind w:left="284"/>
      </w:pPr>
    </w:p>
    <w:p w14:paraId="41528CFB" w14:textId="662E4707" w:rsidR="006210F2" w:rsidRPr="006210F2" w:rsidRDefault="006210F2" w:rsidP="006210F2">
      <w:pPr>
        <w:pStyle w:val="Vietaprimernivel"/>
        <w:numPr>
          <w:ilvl w:val="0"/>
          <w:numId w:val="0"/>
        </w:numPr>
        <w:ind w:left="284"/>
      </w:pPr>
      <w:r w:rsidRPr="006210F2">
        <w:t xml:space="preserve">El código entregado se probará automáticamente utilizando los siguientes planificadores como referencia: </w:t>
      </w:r>
      <w:r w:rsidRPr="006210F2">
        <w:rPr>
          <w:i/>
          <w:iCs/>
        </w:rPr>
        <w:t>BFWS-dual-</w:t>
      </w:r>
      <w:proofErr w:type="spellStart"/>
      <w:r w:rsidRPr="006210F2">
        <w:rPr>
          <w:i/>
          <w:iCs/>
        </w:rPr>
        <w:t>ff</w:t>
      </w:r>
      <w:proofErr w:type="spellEnd"/>
      <w:r w:rsidRPr="006210F2">
        <w:rPr>
          <w:i/>
          <w:iCs/>
        </w:rPr>
        <w:t>-</w:t>
      </w:r>
      <w:proofErr w:type="spellStart"/>
      <w:r w:rsidRPr="006210F2">
        <w:rPr>
          <w:i/>
          <w:iCs/>
        </w:rPr>
        <w:t>parser</w:t>
      </w:r>
      <w:proofErr w:type="spellEnd"/>
      <w:r w:rsidRPr="006210F2">
        <w:t xml:space="preserve"> y/o </w:t>
      </w:r>
      <w:r w:rsidRPr="006210F2">
        <w:rPr>
          <w:i/>
          <w:iCs/>
        </w:rPr>
        <w:t>lama-</w:t>
      </w:r>
      <w:proofErr w:type="spellStart"/>
      <w:r w:rsidRPr="006210F2">
        <w:rPr>
          <w:i/>
          <w:iCs/>
        </w:rPr>
        <w:t>first</w:t>
      </w:r>
      <w:proofErr w:type="spellEnd"/>
      <w:r w:rsidRPr="006210F2">
        <w:rPr>
          <w:i/>
          <w:iCs/>
        </w:rPr>
        <w:t>.</w:t>
      </w:r>
      <w:r w:rsidRPr="006210F2">
        <w:t xml:space="preserve"> Se evaluará negativamente según rúbrica si se diera el caso de que los ficheros entregados no pueden validarse (por ejemplo, si contienen tildes u otros caracteres inválidos, o utilizan versiones de PDDL no soportadas).</w:t>
      </w:r>
    </w:p>
    <w:p w14:paraId="2A8EEF77" w14:textId="77777777" w:rsidR="006210F2" w:rsidRDefault="006210F2" w:rsidP="005B02A3">
      <w:pPr>
        <w:pStyle w:val="Vietaprimernivel"/>
        <w:numPr>
          <w:ilvl w:val="0"/>
          <w:numId w:val="0"/>
        </w:numPr>
        <w:ind w:left="284"/>
      </w:pPr>
    </w:p>
    <w:p w14:paraId="3A280333" w14:textId="725AE7CA" w:rsidR="005B02A3" w:rsidRDefault="005338A3" w:rsidP="00FE36C4">
      <w:pPr>
        <w:pStyle w:val="Vietaprimernivel"/>
      </w:pPr>
      <w:r>
        <w:t>Memoria explicativa en formato PDF dividida en cuatro partes, en la que se incluya:</w:t>
      </w:r>
    </w:p>
    <w:p w14:paraId="2376FD50" w14:textId="77777777" w:rsidR="006210F2" w:rsidRDefault="006210F2" w:rsidP="006210F2">
      <w:pPr>
        <w:pStyle w:val="Vietasegundonivel"/>
      </w:pPr>
      <w:r>
        <w:t>Documentación indicada en las secciones 1, 2, 3 y 4.</w:t>
      </w:r>
    </w:p>
    <w:p w14:paraId="26E09D10" w14:textId="77777777" w:rsidR="006210F2" w:rsidRDefault="006210F2" w:rsidP="006210F2">
      <w:pPr>
        <w:pStyle w:val="Vietasegundonivel"/>
      </w:pPr>
      <w:r>
        <w:t>Dificultades encontradas (especialmente problemas con instalación o ejecución del entorno).</w:t>
      </w:r>
    </w:p>
    <w:p w14:paraId="11F62EBB" w14:textId="77777777" w:rsidR="006210F2" w:rsidRDefault="006210F2" w:rsidP="006210F2">
      <w:pPr>
        <w:pStyle w:val="Vietasegundonivel"/>
      </w:pPr>
      <w:r>
        <w:t>Apéndice con al menos una captura de pantalla de la salida de la ejecución del planificador, que sirva de evidencia para mostrar que se ha realizado.</w:t>
      </w:r>
    </w:p>
    <w:p w14:paraId="244C97E4" w14:textId="360892DC" w:rsidR="005241B8" w:rsidRDefault="006210F2" w:rsidP="006210F2">
      <w:pPr>
        <w:pStyle w:val="Vietasegundonivel"/>
      </w:pPr>
      <w:r>
        <w:lastRenderedPageBreak/>
        <w:t>Referencias con normas APA</w:t>
      </w:r>
      <w:r w:rsidR="005338A3">
        <w:t>.</w:t>
      </w:r>
    </w:p>
    <w:p w14:paraId="3C3DCF47" w14:textId="77777777" w:rsidR="00FE36C4" w:rsidRDefault="00FE36C4">
      <w:pPr>
        <w:spacing w:after="160" w:line="259" w:lineRule="auto"/>
        <w:jc w:val="left"/>
        <w:rPr>
          <w:b/>
          <w:bCs/>
        </w:rPr>
      </w:pPr>
    </w:p>
    <w:p w14:paraId="0D7E2D88" w14:textId="1EA611E2" w:rsidR="00613AAC" w:rsidRDefault="00613AAC">
      <w:pPr>
        <w:spacing w:after="160" w:line="259" w:lineRule="auto"/>
        <w:jc w:val="left"/>
        <w:rPr>
          <w:b/>
          <w:bCs/>
        </w:rPr>
      </w:pPr>
      <w:r w:rsidRPr="00613AAC">
        <w:rPr>
          <w:b/>
          <w:bCs/>
        </w:rPr>
        <w:t>Extensión máxima de la memoria</w:t>
      </w:r>
    </w:p>
    <w:p w14:paraId="2FA67D99" w14:textId="77777777" w:rsidR="00613AAC" w:rsidRDefault="00613AAC" w:rsidP="006210F2"/>
    <w:p w14:paraId="52B68BED" w14:textId="2E71238B" w:rsidR="005309E1" w:rsidRDefault="006210F2" w:rsidP="006210F2">
      <w:r>
        <w:t>S</w:t>
      </w:r>
      <w:r w:rsidRPr="006210F2">
        <w:t>egún rúbrica (en fichero aparte). Puede añadir anexos adicionales, pero no deben contener información imprescindible para entender el texto. Los anexos no tienen por qué tenerse en cuenta en la evaluación. Se debe entregar en formato PDF. Esta memoria en PDF siempre debe ser un fichero independiente.</w:t>
      </w:r>
    </w:p>
    <w:p w14:paraId="0782E78B" w14:textId="2A45AE16" w:rsidR="005338A3" w:rsidRDefault="005338A3" w:rsidP="006210F2"/>
    <w:p w14:paraId="112BA20A" w14:textId="6FF45246" w:rsidR="006210F2" w:rsidRDefault="006210F2" w:rsidP="006210F2">
      <w:r w:rsidRPr="006210F2">
        <w:rPr>
          <w:b/>
          <w:bCs/>
        </w:rPr>
        <w:t>Código entregado</w:t>
      </w:r>
    </w:p>
    <w:p w14:paraId="194ECC5E" w14:textId="77777777" w:rsidR="006210F2" w:rsidRDefault="006210F2" w:rsidP="006210F2"/>
    <w:p w14:paraId="5AF97845" w14:textId="466168DE" w:rsidR="006210F2" w:rsidRDefault="00240495" w:rsidP="006210F2">
      <w:r w:rsidRPr="00240495">
        <w:t>El código PDDL debe ser de la autoría al menos parcial del estudiante. Está permitido tomar elementos de otros dominios publicados, siempre que se haga referencia al mismo de forma que quede clara la aportación original y la preexistente.</w:t>
      </w:r>
    </w:p>
    <w:p w14:paraId="0A0A7D3D" w14:textId="77777777" w:rsidR="006210F2" w:rsidRDefault="006210F2" w:rsidP="006210F2"/>
    <w:p w14:paraId="0D08EA58" w14:textId="39F8BF1B" w:rsidR="006210F2" w:rsidRDefault="006210F2" w:rsidP="006210F2">
      <w:r w:rsidRPr="006210F2">
        <w:rPr>
          <w:b/>
          <w:bCs/>
        </w:rPr>
        <w:t>Plagio</w:t>
      </w:r>
    </w:p>
    <w:p w14:paraId="126CAB6F" w14:textId="77777777" w:rsidR="006210F2" w:rsidRDefault="006210F2" w:rsidP="006210F2"/>
    <w:p w14:paraId="4BC1E87B" w14:textId="14C0E4D8" w:rsidR="006210F2" w:rsidRDefault="00240495" w:rsidP="006210F2">
      <w:r w:rsidRPr="00240495">
        <w:t xml:space="preserve">El informe debe ser un </w:t>
      </w:r>
      <w:r w:rsidRPr="00240495">
        <w:rPr>
          <w:b/>
          <w:bCs/>
        </w:rPr>
        <w:t>trabajo original.</w:t>
      </w:r>
      <w:r w:rsidRPr="00240495">
        <w:t xml:space="preserve"> Cualquier evidencia de plagio completo de otras actividades similares conllevará una </w:t>
      </w:r>
      <w:r w:rsidRPr="00240495">
        <w:rPr>
          <w:b/>
          <w:bCs/>
        </w:rPr>
        <w:t>calificación de cero</w:t>
      </w:r>
      <w:r w:rsidRPr="00240495">
        <w:t xml:space="preserve"> (0). Cualquier página, libro u otro material consultado debe ser referenciado con las normas APA. Tenga en cuenta que no referenciar correctamente materiales usados literalmente será considerado plagio y, por lo tanto, afectará a la nota.</w:t>
      </w:r>
    </w:p>
    <w:p w14:paraId="566A4E34" w14:textId="77777777" w:rsidR="006210F2" w:rsidRDefault="006210F2" w:rsidP="006210F2"/>
    <w:p w14:paraId="29422E90" w14:textId="296BCF69" w:rsidR="0015347F" w:rsidRDefault="0015347F" w:rsidP="005241B8">
      <w:pPr>
        <w:pStyle w:val="TtuloApartado3"/>
      </w:pPr>
      <w:r w:rsidRPr="005241B8">
        <w:t>Rúbrica</w:t>
      </w:r>
    </w:p>
    <w:p w14:paraId="5216BCEC" w14:textId="77777777" w:rsidR="005309E1" w:rsidRDefault="005309E1" w:rsidP="006210F2"/>
    <w:p w14:paraId="2BACD0C1" w14:textId="2A0A13A7" w:rsidR="006210F2" w:rsidRDefault="00240495" w:rsidP="006210F2">
      <w:r w:rsidRPr="00240495">
        <w:t xml:space="preserve">La </w:t>
      </w:r>
      <w:r w:rsidRPr="00240495">
        <w:rPr>
          <w:b/>
          <w:bCs/>
        </w:rPr>
        <w:t>rúbrica de evaluación</w:t>
      </w:r>
      <w:r w:rsidRPr="00240495">
        <w:t xml:space="preserve"> está disponible en el aula de la asignatura. Es importante que se revise la rúbrica para entender el peso de los distintos apartados. </w:t>
      </w:r>
      <w:bookmarkStart w:id="1" w:name="_Hlk212022744"/>
      <w:r w:rsidRPr="00240495">
        <w:t xml:space="preserve">Esta rúbrica incluye consideraciones sobre el uso de sistemas de IA generativa para la resolución de la actividad. Si se utiliza IA, debe incluirse una declaración de uso: se trata </w:t>
      </w:r>
      <w:r w:rsidRPr="00240495">
        <w:lastRenderedPageBreak/>
        <w:t>sencillamente de un párrafo en la memoria indicando resumidamente qué se ha hecho usando IA y en qué forma.</w:t>
      </w:r>
      <w:bookmarkEnd w:id="1"/>
    </w:p>
    <w:bookmarkEnd w:id="0"/>
    <w:p w14:paraId="07036506" w14:textId="77777777" w:rsidR="00446B53" w:rsidRDefault="00446B53" w:rsidP="00B42170">
      <w:pPr>
        <w:spacing w:after="160" w:line="259" w:lineRule="auto"/>
        <w:jc w:val="left"/>
        <w:rPr>
          <w:rFonts w:cs="UnitOT-Light"/>
        </w:rPr>
      </w:pPr>
    </w:p>
    <w:p w14:paraId="7F981027" w14:textId="3CD314A7" w:rsidR="008A2D1A" w:rsidRDefault="00E479E7" w:rsidP="006210F2">
      <w:pPr>
        <w:pStyle w:val="TtuloApartado1sinnivel"/>
      </w:pPr>
      <w:r w:rsidRPr="00E479E7">
        <w:t>Apéndice</w:t>
      </w:r>
    </w:p>
    <w:p w14:paraId="699D2B72" w14:textId="77777777" w:rsidR="00446B53" w:rsidRDefault="00446B53" w:rsidP="00340192"/>
    <w:p w14:paraId="359E95A4" w14:textId="77777777" w:rsidR="00446B53" w:rsidRDefault="00446B53" w:rsidP="00446B53">
      <w:pPr>
        <w:rPr>
          <w:b/>
          <w:bCs/>
        </w:rPr>
      </w:pPr>
      <w:r w:rsidRPr="00446B53">
        <w:rPr>
          <w:b/>
          <w:bCs/>
        </w:rPr>
        <w:t xml:space="preserve">Instalación del </w:t>
      </w:r>
      <w:r w:rsidRPr="00446B53">
        <w:rPr>
          <w:b/>
          <w:bCs/>
          <w:i/>
          <w:iCs/>
        </w:rPr>
        <w:t>software</w:t>
      </w:r>
      <w:r w:rsidRPr="00446B53">
        <w:rPr>
          <w:b/>
          <w:bCs/>
        </w:rPr>
        <w:t xml:space="preserve"> de desarrollo recomendado</w:t>
      </w:r>
    </w:p>
    <w:p w14:paraId="4599A2BE" w14:textId="77777777" w:rsidR="00446B53" w:rsidRPr="00446B53" w:rsidRDefault="00446B53" w:rsidP="00446B53">
      <w:pPr>
        <w:rPr>
          <w:b/>
          <w:bCs/>
        </w:rPr>
      </w:pPr>
    </w:p>
    <w:p w14:paraId="15AB08F8" w14:textId="2BF93334" w:rsidR="002819C6" w:rsidRDefault="00446B53" w:rsidP="00446B53">
      <w:r w:rsidRPr="00446B53">
        <w:t>Para el desarrollo y la ejecución se recomienda utilizar el entorno de desarrollo recomendado Visual Studio Cod</w:t>
      </w:r>
      <w:r w:rsidR="00D5225D">
        <w:t>e.</w:t>
      </w:r>
    </w:p>
    <w:p w14:paraId="22A6EA91" w14:textId="77777777" w:rsidR="002819C6" w:rsidRDefault="002819C6" w:rsidP="00446B53"/>
    <w:p w14:paraId="13841B00" w14:textId="5E3BAF25" w:rsidR="002819C6" w:rsidRPr="004811DA" w:rsidRDefault="00D5225D" w:rsidP="00154310">
      <w:pPr>
        <w:pStyle w:val="CuadroCmoestudiaryReferencias"/>
        <w:rPr>
          <w:lang w:val="en-GB"/>
        </w:rPr>
      </w:pPr>
      <w:r w:rsidRPr="004811DA">
        <w:rPr>
          <w:lang w:val="en-GB"/>
        </w:rPr>
        <w:t xml:space="preserve">Microsoft. </w:t>
      </w:r>
      <w:r w:rsidR="002819C6" w:rsidRPr="004811DA">
        <w:rPr>
          <w:lang w:val="en-GB"/>
        </w:rPr>
        <w:t xml:space="preserve">(2024). </w:t>
      </w:r>
      <w:r w:rsidR="002819C6" w:rsidRPr="004811DA">
        <w:rPr>
          <w:i/>
          <w:iCs/>
          <w:lang w:val="en-GB"/>
        </w:rPr>
        <w:t>Code editing.</w:t>
      </w:r>
      <w:r w:rsidR="00154310" w:rsidRPr="004811DA">
        <w:rPr>
          <w:i/>
          <w:iCs/>
          <w:lang w:val="en-GB"/>
        </w:rPr>
        <w:t xml:space="preserve"> </w:t>
      </w:r>
      <w:r w:rsidR="002819C6" w:rsidRPr="004811DA">
        <w:rPr>
          <w:i/>
          <w:iCs/>
          <w:lang w:val="en-GB"/>
        </w:rPr>
        <w:t>Redefined.</w:t>
      </w:r>
      <w:r w:rsidR="00154310" w:rsidRPr="004811DA">
        <w:rPr>
          <w:lang w:val="en-GB"/>
        </w:rPr>
        <w:t xml:space="preserve"> </w:t>
      </w:r>
      <w:r w:rsidRPr="004811DA">
        <w:rPr>
          <w:lang w:val="en-GB"/>
        </w:rPr>
        <w:t xml:space="preserve">Visual Studio Code. </w:t>
      </w:r>
      <w:r w:rsidRPr="004811DA">
        <w:rPr>
          <w:rStyle w:val="Hipervnculo"/>
          <w:lang w:val="en-GB"/>
        </w:rPr>
        <w:t>https://code.visualstudio.com/</w:t>
      </w:r>
    </w:p>
    <w:p w14:paraId="1CA38CB5" w14:textId="77777777" w:rsidR="002819C6" w:rsidRPr="004811DA" w:rsidRDefault="002819C6" w:rsidP="00446B53">
      <w:pPr>
        <w:rPr>
          <w:lang w:val="en-GB"/>
        </w:rPr>
      </w:pPr>
    </w:p>
    <w:p w14:paraId="1FDF92FD" w14:textId="75FA2C78" w:rsidR="00446B53" w:rsidRDefault="00446B53" w:rsidP="00446B53">
      <w:r w:rsidRPr="00446B53">
        <w:t xml:space="preserve">A continuación, instalar y habilitar el </w:t>
      </w:r>
      <w:r w:rsidRPr="00446B53">
        <w:rPr>
          <w:i/>
          <w:iCs/>
        </w:rPr>
        <w:t>plugin</w:t>
      </w:r>
      <w:r w:rsidRPr="00446B53">
        <w:t xml:space="preserve"> </w:t>
      </w:r>
      <w:proofErr w:type="spellStart"/>
      <w:r w:rsidRPr="00446B53">
        <w:t>Planning</w:t>
      </w:r>
      <w:proofErr w:type="spellEnd"/>
      <w:r w:rsidRPr="00446B53">
        <w:t xml:space="preserve"> Domain </w:t>
      </w:r>
      <w:proofErr w:type="spellStart"/>
      <w:r w:rsidRPr="00446B53">
        <w:t>Descripcion</w:t>
      </w:r>
      <w:proofErr w:type="spellEnd"/>
      <w:r w:rsidRPr="00446B53">
        <w:t xml:space="preserve"> </w:t>
      </w:r>
      <w:proofErr w:type="spellStart"/>
      <w:r w:rsidRPr="00446B53">
        <w:t>Language</w:t>
      </w:r>
      <w:proofErr w:type="spellEnd"/>
      <w:r w:rsidRPr="00446B53">
        <w:t xml:space="preserve"> (PDDL) de Jan Dolejsi, que permite acceder a planificadores tanto instalados localmente como en forma de servicio remoto.</w:t>
      </w:r>
    </w:p>
    <w:p w14:paraId="19230753" w14:textId="77777777" w:rsidR="00D5225D" w:rsidRDefault="00D5225D" w:rsidP="00446B53"/>
    <w:p w14:paraId="41DD9318" w14:textId="5B8F8DB2" w:rsidR="00D5225D" w:rsidRPr="00446B53" w:rsidRDefault="00C877A2" w:rsidP="009B401F">
      <w:pPr>
        <w:pStyle w:val="CuadroCmoestudiaryReferencias"/>
      </w:pPr>
      <w:r w:rsidRPr="004811DA">
        <w:rPr>
          <w:lang w:val="en-GB"/>
        </w:rPr>
        <w:t>Dolejsi, J.</w:t>
      </w:r>
      <w:r w:rsidR="002D1D92" w:rsidRPr="004811DA">
        <w:rPr>
          <w:lang w:val="en-GB"/>
        </w:rPr>
        <w:t xml:space="preserve"> (2024).</w:t>
      </w:r>
      <w:r w:rsidRPr="004811DA">
        <w:rPr>
          <w:lang w:val="en-GB"/>
        </w:rPr>
        <w:t xml:space="preserve"> </w:t>
      </w:r>
      <w:r w:rsidR="002D1D92" w:rsidRPr="004811DA">
        <w:rPr>
          <w:i/>
          <w:iCs/>
          <w:lang w:val="en-GB"/>
        </w:rPr>
        <w:t>Planning Domain Description Language Support.</w:t>
      </w:r>
      <w:r w:rsidR="00B619E2" w:rsidRPr="004811DA">
        <w:rPr>
          <w:lang w:val="en-GB"/>
        </w:rPr>
        <w:t xml:space="preserve"> </w:t>
      </w:r>
      <w:r w:rsidR="00B619E2">
        <w:t>Visual Studio.</w:t>
      </w:r>
      <w:r w:rsidR="00A2779A">
        <w:t xml:space="preserve"> </w:t>
      </w:r>
      <w:r w:rsidR="009B401F" w:rsidRPr="009B401F">
        <w:rPr>
          <w:rStyle w:val="Hipervnculo"/>
        </w:rPr>
        <w:t>https://marketplace.visualstudio.com/items?itemName=jan-dolejsi.pddl</w:t>
      </w:r>
    </w:p>
    <w:p w14:paraId="4F715B82" w14:textId="77777777" w:rsidR="00446B53" w:rsidRDefault="00446B53" w:rsidP="00446B53"/>
    <w:p w14:paraId="5F16C8A7" w14:textId="5F946A55" w:rsidR="00446B53" w:rsidRDefault="00240495" w:rsidP="00446B53">
      <w:r w:rsidRPr="00240495">
        <w:t xml:space="preserve">Para esta actividad se debe configurar el planificador remoto del sitio: </w:t>
      </w:r>
      <w:hyperlink r:id="rId18">
        <w:proofErr w:type="spellStart"/>
        <w:proofErr w:type="gramStart"/>
        <w:r w:rsidRPr="00240495">
          <w:rPr>
            <w:rStyle w:val="Hipervnculo"/>
          </w:rPr>
          <w:t>solver.planning</w:t>
        </w:r>
        <w:proofErr w:type="gramEnd"/>
        <w:r w:rsidRPr="00240495">
          <w:rPr>
            <w:rStyle w:val="Hipervnculo"/>
          </w:rPr>
          <w:t>.domains</w:t>
        </w:r>
        <w:proofErr w:type="spellEnd"/>
      </w:hyperlink>
      <w:r w:rsidRPr="00240495">
        <w:t xml:space="preserve">. Para seleccionar el planificador en VSC teclear: </w:t>
      </w:r>
      <w:proofErr w:type="spellStart"/>
      <w:r w:rsidRPr="00240495">
        <w:rPr>
          <w:b/>
          <w:bCs/>
        </w:rPr>
        <w:t>Control+Alt+P</w:t>
      </w:r>
      <w:proofErr w:type="spellEnd"/>
      <w:r w:rsidRPr="00240495">
        <w:rPr>
          <w:b/>
          <w:bCs/>
        </w:rPr>
        <w:t>.</w:t>
      </w:r>
      <w:r w:rsidRPr="00240495">
        <w:t xml:space="preserve">  Para ejecutar el planificador teclear: </w:t>
      </w:r>
      <w:r w:rsidRPr="00240495">
        <w:rPr>
          <w:b/>
          <w:bCs/>
        </w:rPr>
        <w:t xml:space="preserve">Control-P, </w:t>
      </w:r>
      <w:r w:rsidRPr="00240495">
        <w:t>(</w:t>
      </w:r>
      <w:r w:rsidRPr="00240495">
        <w:rPr>
          <w:rFonts w:ascii="Cambria Math" w:hAnsi="Cambria Math" w:cs="Cambria Math"/>
        </w:rPr>
        <w:t>⌘</w:t>
      </w:r>
      <w:r w:rsidRPr="00240495">
        <w:t xml:space="preserve">-P en Apple) seleccionar los ficheros relevantes y no introducir opciones de ejecución adicionales. También es posible desarrollar el código y ejecutarlo en línea en </w:t>
      </w:r>
      <w:ins w:id="2" w:author="Alejandro Cervantes Rovira" w:date="2025-03-04T23:23:00Z">
        <w:r w:rsidRPr="00240495">
          <w:fldChar w:fldCharType="begin"/>
        </w:r>
        <w:r w:rsidRPr="00240495">
          <w:instrText xml:space="preserve">HYPERLINK "http://editor.planning.domains/" </w:instrText>
        </w:r>
        <w:r w:rsidRPr="00240495">
          <w:fldChar w:fldCharType="separate"/>
        </w:r>
      </w:ins>
      <w:proofErr w:type="spellStart"/>
      <w:proofErr w:type="gramStart"/>
      <w:r w:rsidRPr="00240495">
        <w:rPr>
          <w:rStyle w:val="Hipervnculo"/>
        </w:rPr>
        <w:t>editor.planning</w:t>
      </w:r>
      <w:proofErr w:type="gramEnd"/>
      <w:r w:rsidRPr="00240495">
        <w:rPr>
          <w:rStyle w:val="Hipervnculo"/>
        </w:rPr>
        <w:t>.domains</w:t>
      </w:r>
      <w:proofErr w:type="spellEnd"/>
      <w:ins w:id="3" w:author="Alejandro Cervantes Rovira" w:date="2025-03-04T23:23:00Z" w16du:dateUtc="2025-03-04T23:23:00Z">
        <w:r w:rsidRPr="00240495">
          <w:fldChar w:fldCharType="end"/>
        </w:r>
      </w:ins>
      <w:r w:rsidRPr="00240495">
        <w:t>.</w:t>
      </w:r>
      <w:r w:rsidR="00446B53" w:rsidRPr="00446B53">
        <w:t xml:space="preserve"> </w:t>
      </w:r>
    </w:p>
    <w:p w14:paraId="3FBC012C" w14:textId="77777777" w:rsidR="00446B53" w:rsidRPr="00446B53" w:rsidRDefault="00446B53" w:rsidP="00446B53"/>
    <w:p w14:paraId="4C2EB80F" w14:textId="53202016" w:rsidR="00446B53" w:rsidRPr="00446B53" w:rsidRDefault="00240495" w:rsidP="00446B53">
      <w:r w:rsidRPr="00240495">
        <w:lastRenderedPageBreak/>
        <w:t xml:space="preserve">En fecha de edición de este documento, el enlace necesario para la ejecución de los planificadores como servicio es: </w:t>
      </w:r>
      <w:ins w:id="4" w:author="Alejandro Cervantes Rovira" w:date="2025-03-04T23:23:00Z">
        <w:r w:rsidRPr="00240495">
          <w:fldChar w:fldCharType="begin"/>
        </w:r>
        <w:r w:rsidRPr="00240495">
          <w:instrText xml:space="preserve">HYPERLINK "https://solver.planning.domains:5001/package" </w:instrText>
        </w:r>
        <w:r w:rsidRPr="00240495">
          <w:fldChar w:fldCharType="separate"/>
        </w:r>
      </w:ins>
      <w:r w:rsidRPr="00240495">
        <w:rPr>
          <w:rStyle w:val="Hipervnculo"/>
        </w:rPr>
        <w:t>https://solver.planning.domains:5001/package</w:t>
      </w:r>
      <w:r w:rsidRPr="00240495">
        <w:fldChar w:fldCharType="end"/>
      </w:r>
      <w:r w:rsidRPr="00240495">
        <w:t>. En caso de sufrir algún cambio se avisaría en los foros.</w:t>
      </w:r>
    </w:p>
    <w:p w14:paraId="67800790" w14:textId="77777777" w:rsidR="003F70AE" w:rsidRPr="001B0978" w:rsidRDefault="003F70AE" w:rsidP="00340192"/>
    <w:p w14:paraId="1BE574DE" w14:textId="7DE529CD" w:rsidR="00132900" w:rsidRDefault="00240495" w:rsidP="00240495">
      <w:pPr>
        <w:jc w:val="center"/>
      </w:pPr>
      <w:r>
        <w:rPr>
          <w:noProof/>
        </w:rPr>
        <w:drawing>
          <wp:inline distT="0" distB="0" distL="0" distR="0" wp14:anchorId="64728DC0" wp14:editId="74591AF3">
            <wp:extent cx="4724400" cy="3215551"/>
            <wp:effectExtent l="0" t="0" r="0" b="4445"/>
            <wp:docPr id="5597409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27521" cy="3217675"/>
                    </a:xfrm>
                    <a:prstGeom prst="rect">
                      <a:avLst/>
                    </a:prstGeom>
                    <a:noFill/>
                  </pic:spPr>
                </pic:pic>
              </a:graphicData>
            </a:graphic>
          </wp:inline>
        </w:drawing>
      </w:r>
    </w:p>
    <w:p w14:paraId="298E7036" w14:textId="58B9FAA8" w:rsidR="00132900" w:rsidRPr="00A90972" w:rsidRDefault="00E26F61" w:rsidP="00ED4CAD">
      <w:pPr>
        <w:pStyle w:val="Piedefoto-tabla"/>
      </w:pPr>
      <w:r>
        <w:t xml:space="preserve">Figura </w:t>
      </w:r>
      <w:r w:rsidR="00240495">
        <w:t>4</w:t>
      </w:r>
      <w:r>
        <w:t xml:space="preserve">. </w:t>
      </w:r>
      <w:r w:rsidR="00ED4CAD" w:rsidRPr="00ED4CAD">
        <w:t>Ejemplo de configuración del plugin. Fuente: Green y Dolejsi, 2024</w:t>
      </w:r>
      <w:r w:rsidR="00ED4CAD">
        <w:t>.</w:t>
      </w:r>
    </w:p>
    <w:sectPr w:rsidR="00132900" w:rsidRPr="00A90972" w:rsidSect="00083EE2">
      <w:headerReference w:type="default" r:id="rId20"/>
      <w:footerReference w:type="default" r:id="rId21"/>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D7004" w14:textId="77777777" w:rsidR="00580933" w:rsidRDefault="00580933" w:rsidP="00C50246">
      <w:pPr>
        <w:spacing w:line="240" w:lineRule="auto"/>
      </w:pPr>
      <w:r>
        <w:separator/>
      </w:r>
    </w:p>
  </w:endnote>
  <w:endnote w:type="continuationSeparator" w:id="0">
    <w:p w14:paraId="18AF28A4" w14:textId="77777777" w:rsidR="00580933" w:rsidRDefault="00580933"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UnitOT">
    <w:altName w:val="Segoe Script"/>
    <w:panose1 w:val="020B0504030101020102"/>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panose1 w:val="020B0504030101020102"/>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6CA8"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22BED83C" wp14:editId="0E7A32A4">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C3E350"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BED83C"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77C3E350"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B482B" w14:textId="77777777" w:rsidR="00580933" w:rsidRDefault="00580933" w:rsidP="00C50246">
      <w:pPr>
        <w:spacing w:line="240" w:lineRule="auto"/>
      </w:pPr>
      <w:r>
        <w:separator/>
      </w:r>
    </w:p>
  </w:footnote>
  <w:footnote w:type="continuationSeparator" w:id="0">
    <w:p w14:paraId="7AFEACFC" w14:textId="77777777" w:rsidR="00580933" w:rsidRDefault="00580933"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62DBDEBF" w:rsidR="00A90972" w:rsidRPr="00472B27" w:rsidRDefault="00EE7D65" w:rsidP="00EE7D65">
          <w:pPr>
            <w:pStyle w:val="Textocajaactividades"/>
          </w:pPr>
          <w:r w:rsidRPr="00EE7D65">
            <w:t>Razonamiento y Planificación Automática</w:t>
          </w:r>
        </w:p>
      </w:tc>
      <w:tc>
        <w:tcPr>
          <w:tcW w:w="3827" w:type="dxa"/>
        </w:tcPr>
        <w:p w14:paraId="63BE8177"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1E79ACF7" w14:textId="77777777" w:rsidR="00A90972" w:rsidRPr="00472B27" w:rsidRDefault="00A90972" w:rsidP="009C1CA9">
          <w:pPr>
            <w:pStyle w:val="Encabezado"/>
            <w:jc w:val="center"/>
            <w:rPr>
              <w:rFonts w:asciiTheme="minorHAnsi" w:hAnsiTheme="minorHAnsi"/>
            </w:rPr>
          </w:pP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ED0"/>
    <w:multiLevelType w:val="multilevel"/>
    <w:tmpl w:val="1FF084A6"/>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8F01339"/>
    <w:multiLevelType w:val="multilevel"/>
    <w:tmpl w:val="B0E0186E"/>
    <w:numStyleLink w:val="NmeracinTest"/>
  </w:abstractNum>
  <w:abstractNum w:abstractNumId="3" w15:restartNumberingAfterBreak="0">
    <w:nsid w:val="10414F3C"/>
    <w:multiLevelType w:val="multilevel"/>
    <w:tmpl w:val="B0E0186E"/>
    <w:numStyleLink w:val="NmeracinTest"/>
  </w:abstractNum>
  <w:abstractNum w:abstractNumId="4" w15:restartNumberingAfterBreak="0">
    <w:nsid w:val="104B4F28"/>
    <w:multiLevelType w:val="multilevel"/>
    <w:tmpl w:val="14DC8A5A"/>
    <w:numStyleLink w:val="VietasUNIR"/>
  </w:abstractNum>
  <w:abstractNum w:abstractNumId="5" w15:restartNumberingAfterBreak="0">
    <w:nsid w:val="12DA7193"/>
    <w:multiLevelType w:val="hybridMultilevel"/>
    <w:tmpl w:val="AD38AF98"/>
    <w:lvl w:ilvl="0" w:tplc="18A26114">
      <w:start w:val="1"/>
      <w:numFmt w:val="bullet"/>
      <w:lvlText w:val="▸"/>
      <w:lvlJc w:val="left"/>
      <w:pPr>
        <w:ind w:left="720" w:hanging="360"/>
      </w:pPr>
      <w:rPr>
        <w:rFonts w:ascii="UnitOT" w:hAnsi="UnitOT"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BA37EB"/>
    <w:multiLevelType w:val="multilevel"/>
    <w:tmpl w:val="14DC8A5A"/>
    <w:numStyleLink w:val="VietasUNIR"/>
  </w:abstractNum>
  <w:abstractNum w:abstractNumId="7" w15:restartNumberingAfterBreak="0">
    <w:nsid w:val="174F6026"/>
    <w:multiLevelType w:val="multilevel"/>
    <w:tmpl w:val="14DC8A5A"/>
    <w:numStyleLink w:val="VietasUNIR"/>
  </w:abstractNum>
  <w:abstractNum w:abstractNumId="8" w15:restartNumberingAfterBreak="0">
    <w:nsid w:val="17FF37D8"/>
    <w:multiLevelType w:val="multilevel"/>
    <w:tmpl w:val="B0E0186E"/>
    <w:numStyleLink w:val="NmeracinTest"/>
  </w:abstractNum>
  <w:abstractNum w:abstractNumId="9" w15:restartNumberingAfterBreak="0">
    <w:nsid w:val="19032AB4"/>
    <w:multiLevelType w:val="multilevel"/>
    <w:tmpl w:val="14DC8A5A"/>
    <w:numStyleLink w:val="VietasUNIR"/>
  </w:abstractNum>
  <w:abstractNum w:abstractNumId="10" w15:restartNumberingAfterBreak="0">
    <w:nsid w:val="1AE048DA"/>
    <w:multiLevelType w:val="hybridMultilevel"/>
    <w:tmpl w:val="27A2EC06"/>
    <w:lvl w:ilvl="0" w:tplc="69DEED88">
      <w:start w:val="1"/>
      <w:numFmt w:val="bullet"/>
      <w:lvlText w:val=""/>
      <w:lvlJc w:val="left"/>
      <w:pPr>
        <w:ind w:left="360" w:hanging="360"/>
      </w:pPr>
      <w:rPr>
        <w:rFonts w:ascii="Wingdings 3" w:hAnsi="Wingdings 3" w:hint="default"/>
        <w:color w:val="0098CD"/>
        <w:sz w:val="18"/>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1E9A2782"/>
    <w:multiLevelType w:val="multilevel"/>
    <w:tmpl w:val="14DC8A5A"/>
    <w:numStyleLink w:val="VietasUNIR"/>
  </w:abstractNum>
  <w:abstractNum w:abstractNumId="12" w15:restartNumberingAfterBreak="0">
    <w:nsid w:val="2DD50359"/>
    <w:multiLevelType w:val="multilevel"/>
    <w:tmpl w:val="14DC8A5A"/>
    <w:numStyleLink w:val="VietasUNIR"/>
  </w:abstractNum>
  <w:abstractNum w:abstractNumId="13" w15:restartNumberingAfterBreak="0">
    <w:nsid w:val="306A19DD"/>
    <w:multiLevelType w:val="multilevel"/>
    <w:tmpl w:val="FCB6914A"/>
    <w:numStyleLink w:val="VietasUNIRcombinada"/>
  </w:abstractNum>
  <w:abstractNum w:abstractNumId="14"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5" w15:restartNumberingAfterBreak="0">
    <w:nsid w:val="314134D7"/>
    <w:multiLevelType w:val="multilevel"/>
    <w:tmpl w:val="14DC8A5A"/>
    <w:numStyleLink w:val="VietasUNIR"/>
  </w:abstractNum>
  <w:abstractNum w:abstractNumId="16" w15:restartNumberingAfterBreak="0">
    <w:nsid w:val="31C63678"/>
    <w:multiLevelType w:val="multilevel"/>
    <w:tmpl w:val="B0E0186E"/>
    <w:numStyleLink w:val="NmeracinTest"/>
  </w:abstractNum>
  <w:abstractNum w:abstractNumId="17" w15:restartNumberingAfterBreak="0">
    <w:nsid w:val="374D34AD"/>
    <w:multiLevelType w:val="multilevel"/>
    <w:tmpl w:val="14DC8A5A"/>
    <w:numStyleLink w:val="VietasUNIR"/>
  </w:abstractNum>
  <w:abstractNum w:abstractNumId="18" w15:restartNumberingAfterBreak="0">
    <w:nsid w:val="3798755D"/>
    <w:multiLevelType w:val="multilevel"/>
    <w:tmpl w:val="14DC8A5A"/>
    <w:numStyleLink w:val="VietasUNIR"/>
  </w:abstractNum>
  <w:abstractNum w:abstractNumId="19"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4BE26EC1"/>
    <w:multiLevelType w:val="multilevel"/>
    <w:tmpl w:val="FCB6914A"/>
    <w:numStyleLink w:val="VietasUNIRcombinada"/>
  </w:abstractNum>
  <w:abstractNum w:abstractNumId="21" w15:restartNumberingAfterBreak="0">
    <w:nsid w:val="4D255449"/>
    <w:multiLevelType w:val="multilevel"/>
    <w:tmpl w:val="14DC8A5A"/>
    <w:numStyleLink w:val="VietasUNIR"/>
  </w:abstractNum>
  <w:abstractNum w:abstractNumId="22" w15:restartNumberingAfterBreak="0">
    <w:nsid w:val="54E653B5"/>
    <w:multiLevelType w:val="hybridMultilevel"/>
    <w:tmpl w:val="13889ED2"/>
    <w:lvl w:ilvl="0" w:tplc="18A26114">
      <w:start w:val="1"/>
      <w:numFmt w:val="bullet"/>
      <w:lvlText w:val="▸"/>
      <w:lvlJc w:val="left"/>
      <w:pPr>
        <w:ind w:left="720" w:hanging="360"/>
      </w:pPr>
      <w:rPr>
        <w:rFonts w:ascii="UnitOT" w:hAnsi="UnitOT"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72B45FA"/>
    <w:multiLevelType w:val="multilevel"/>
    <w:tmpl w:val="14DC8A5A"/>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74218A6"/>
    <w:multiLevelType w:val="multilevel"/>
    <w:tmpl w:val="14DC8A5A"/>
    <w:numStyleLink w:val="VietasUNIR"/>
  </w:abstractNum>
  <w:abstractNum w:abstractNumId="27" w15:restartNumberingAfterBreak="0">
    <w:nsid w:val="67EA536A"/>
    <w:multiLevelType w:val="hybridMultilevel"/>
    <w:tmpl w:val="826A9374"/>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8194B03"/>
    <w:multiLevelType w:val="multilevel"/>
    <w:tmpl w:val="FCB6914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8EB5908"/>
    <w:multiLevelType w:val="multilevel"/>
    <w:tmpl w:val="14DC8A5A"/>
    <w:numStyleLink w:val="VietasUNIR"/>
  </w:abstractNum>
  <w:abstractNum w:abstractNumId="30"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C542083"/>
    <w:multiLevelType w:val="multilevel"/>
    <w:tmpl w:val="B0E0186E"/>
    <w:numStyleLink w:val="NmeracinTest"/>
  </w:abstractNum>
  <w:abstractNum w:abstractNumId="32" w15:restartNumberingAfterBreak="0">
    <w:nsid w:val="7D254355"/>
    <w:multiLevelType w:val="multilevel"/>
    <w:tmpl w:val="14DC8A5A"/>
    <w:numStyleLink w:val="VietasUNIR"/>
  </w:abstractNum>
  <w:abstractNum w:abstractNumId="33"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53901842">
    <w:abstractNumId w:val="1"/>
  </w:num>
  <w:num w:numId="2" w16cid:durableId="1546796937">
    <w:abstractNumId w:val="17"/>
  </w:num>
  <w:num w:numId="3" w16cid:durableId="2135367506">
    <w:abstractNumId w:val="32"/>
  </w:num>
  <w:num w:numId="4" w16cid:durableId="1748266640">
    <w:abstractNumId w:val="18"/>
  </w:num>
  <w:num w:numId="5" w16cid:durableId="489639169">
    <w:abstractNumId w:val="11"/>
  </w:num>
  <w:num w:numId="6" w16cid:durableId="926813295">
    <w:abstractNumId w:val="4"/>
  </w:num>
  <w:num w:numId="7" w16cid:durableId="1453597502">
    <w:abstractNumId w:val="25"/>
  </w:num>
  <w:num w:numId="8" w16cid:durableId="831994986">
    <w:abstractNumId w:val="9"/>
  </w:num>
  <w:num w:numId="9" w16cid:durableId="1994942268">
    <w:abstractNumId w:val="30"/>
  </w:num>
  <w:num w:numId="10" w16cid:durableId="1811828739">
    <w:abstractNumId w:val="2"/>
  </w:num>
  <w:num w:numId="11" w16cid:durableId="1167015421">
    <w:abstractNumId w:val="33"/>
  </w:num>
  <w:num w:numId="12" w16cid:durableId="607935059">
    <w:abstractNumId w:val="3"/>
  </w:num>
  <w:num w:numId="13" w16cid:durableId="167334524">
    <w:abstractNumId w:val="14"/>
  </w:num>
  <w:num w:numId="14" w16cid:durableId="1254123164">
    <w:abstractNumId w:val="16"/>
  </w:num>
  <w:num w:numId="15" w16cid:durableId="1442846252">
    <w:abstractNumId w:val="29"/>
  </w:num>
  <w:num w:numId="16" w16cid:durableId="1321471157">
    <w:abstractNumId w:val="21"/>
  </w:num>
  <w:num w:numId="17" w16cid:durableId="1853300914">
    <w:abstractNumId w:val="15"/>
  </w:num>
  <w:num w:numId="18" w16cid:durableId="1272204414">
    <w:abstractNumId w:val="31"/>
  </w:num>
  <w:num w:numId="19" w16cid:durableId="1596787908">
    <w:abstractNumId w:val="6"/>
  </w:num>
  <w:num w:numId="20" w16cid:durableId="526022836">
    <w:abstractNumId w:val="13"/>
  </w:num>
  <w:num w:numId="21" w16cid:durableId="1844010332">
    <w:abstractNumId w:val="20"/>
  </w:num>
  <w:num w:numId="22" w16cid:durableId="2061634506">
    <w:abstractNumId w:val="12"/>
  </w:num>
  <w:num w:numId="23" w16cid:durableId="643462671">
    <w:abstractNumId w:val="8"/>
  </w:num>
  <w:num w:numId="24" w16cid:durableId="1157186043">
    <w:abstractNumId w:val="19"/>
  </w:num>
  <w:num w:numId="25" w16cid:durableId="1070730654">
    <w:abstractNumId w:val="27"/>
  </w:num>
  <w:num w:numId="26" w16cid:durableId="1495148416">
    <w:abstractNumId w:val="10"/>
  </w:num>
  <w:num w:numId="27" w16cid:durableId="602416956">
    <w:abstractNumId w:val="26"/>
  </w:num>
  <w:num w:numId="28" w16cid:durableId="1766874588">
    <w:abstractNumId w:val="22"/>
  </w:num>
  <w:num w:numId="29" w16cid:durableId="79716996">
    <w:abstractNumId w:val="5"/>
  </w:num>
  <w:num w:numId="30" w16cid:durableId="1965504233">
    <w:abstractNumId w:val="0"/>
  </w:num>
  <w:num w:numId="31" w16cid:durableId="911701677">
    <w:abstractNumId w:val="23"/>
  </w:num>
  <w:num w:numId="32" w16cid:durableId="689339925">
    <w:abstractNumId w:val="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12348209">
    <w:abstractNumId w:val="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85788268">
    <w:abstractNumId w:val="24"/>
  </w:num>
  <w:num w:numId="35" w16cid:durableId="105319884">
    <w:abstractNumId w:val="28"/>
  </w:num>
  <w:num w:numId="36" w16cid:durableId="15684974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170D0"/>
    <w:rsid w:val="000229F2"/>
    <w:rsid w:val="00023342"/>
    <w:rsid w:val="00025558"/>
    <w:rsid w:val="00031C55"/>
    <w:rsid w:val="00036E0C"/>
    <w:rsid w:val="000458EE"/>
    <w:rsid w:val="0005157B"/>
    <w:rsid w:val="0005178B"/>
    <w:rsid w:val="00054229"/>
    <w:rsid w:val="00055C12"/>
    <w:rsid w:val="00056A2A"/>
    <w:rsid w:val="0005762B"/>
    <w:rsid w:val="00070586"/>
    <w:rsid w:val="00076A78"/>
    <w:rsid w:val="00083EE2"/>
    <w:rsid w:val="00086720"/>
    <w:rsid w:val="00087952"/>
    <w:rsid w:val="0009320A"/>
    <w:rsid w:val="000967AE"/>
    <w:rsid w:val="000A331B"/>
    <w:rsid w:val="000A78DB"/>
    <w:rsid w:val="000B7E44"/>
    <w:rsid w:val="000C4BFF"/>
    <w:rsid w:val="000C4D94"/>
    <w:rsid w:val="000C68D7"/>
    <w:rsid w:val="000D5FB9"/>
    <w:rsid w:val="000D5FEE"/>
    <w:rsid w:val="000D6C9F"/>
    <w:rsid w:val="000D6CAE"/>
    <w:rsid w:val="000E156D"/>
    <w:rsid w:val="000E4EDE"/>
    <w:rsid w:val="000F1366"/>
    <w:rsid w:val="000F1443"/>
    <w:rsid w:val="000F518E"/>
    <w:rsid w:val="000F5592"/>
    <w:rsid w:val="000F67E5"/>
    <w:rsid w:val="000F7E60"/>
    <w:rsid w:val="00112B38"/>
    <w:rsid w:val="00132900"/>
    <w:rsid w:val="001378D6"/>
    <w:rsid w:val="00137CF9"/>
    <w:rsid w:val="00142853"/>
    <w:rsid w:val="0015347F"/>
    <w:rsid w:val="00154310"/>
    <w:rsid w:val="00161226"/>
    <w:rsid w:val="00163FBB"/>
    <w:rsid w:val="001658DF"/>
    <w:rsid w:val="00170865"/>
    <w:rsid w:val="0018310A"/>
    <w:rsid w:val="0019470A"/>
    <w:rsid w:val="00194B1F"/>
    <w:rsid w:val="00196EB1"/>
    <w:rsid w:val="001A358E"/>
    <w:rsid w:val="001B0978"/>
    <w:rsid w:val="001B4E22"/>
    <w:rsid w:val="001B64D3"/>
    <w:rsid w:val="001B7F82"/>
    <w:rsid w:val="001C1813"/>
    <w:rsid w:val="001C49C5"/>
    <w:rsid w:val="001C7851"/>
    <w:rsid w:val="001D0997"/>
    <w:rsid w:val="001E38BB"/>
    <w:rsid w:val="001E6766"/>
    <w:rsid w:val="001E737A"/>
    <w:rsid w:val="001F017C"/>
    <w:rsid w:val="001F1229"/>
    <w:rsid w:val="001F163E"/>
    <w:rsid w:val="001F19FD"/>
    <w:rsid w:val="001F4FD3"/>
    <w:rsid w:val="001F69FE"/>
    <w:rsid w:val="00200BEB"/>
    <w:rsid w:val="0020102E"/>
    <w:rsid w:val="002036CA"/>
    <w:rsid w:val="002039FC"/>
    <w:rsid w:val="0021511C"/>
    <w:rsid w:val="002244C2"/>
    <w:rsid w:val="002260DE"/>
    <w:rsid w:val="00227368"/>
    <w:rsid w:val="00227800"/>
    <w:rsid w:val="00240495"/>
    <w:rsid w:val="00244B66"/>
    <w:rsid w:val="0024674E"/>
    <w:rsid w:val="00250A71"/>
    <w:rsid w:val="00253DA9"/>
    <w:rsid w:val="00260B21"/>
    <w:rsid w:val="002619F8"/>
    <w:rsid w:val="00265403"/>
    <w:rsid w:val="00273725"/>
    <w:rsid w:val="00277FAF"/>
    <w:rsid w:val="002819C6"/>
    <w:rsid w:val="002845C6"/>
    <w:rsid w:val="002917CB"/>
    <w:rsid w:val="002A6286"/>
    <w:rsid w:val="002B2CB6"/>
    <w:rsid w:val="002B3A8C"/>
    <w:rsid w:val="002B4308"/>
    <w:rsid w:val="002B5D04"/>
    <w:rsid w:val="002C037B"/>
    <w:rsid w:val="002C34D9"/>
    <w:rsid w:val="002C467C"/>
    <w:rsid w:val="002C64FB"/>
    <w:rsid w:val="002D1D92"/>
    <w:rsid w:val="002D3237"/>
    <w:rsid w:val="002D6A0C"/>
    <w:rsid w:val="002E198B"/>
    <w:rsid w:val="002E6FCB"/>
    <w:rsid w:val="002E769A"/>
    <w:rsid w:val="002F12AC"/>
    <w:rsid w:val="00302FF8"/>
    <w:rsid w:val="00307E37"/>
    <w:rsid w:val="003117D6"/>
    <w:rsid w:val="00320378"/>
    <w:rsid w:val="003224A0"/>
    <w:rsid w:val="00327C72"/>
    <w:rsid w:val="00330DE5"/>
    <w:rsid w:val="0033186B"/>
    <w:rsid w:val="003369FB"/>
    <w:rsid w:val="00340192"/>
    <w:rsid w:val="00340CC9"/>
    <w:rsid w:val="0034363F"/>
    <w:rsid w:val="00351EC2"/>
    <w:rsid w:val="00353A25"/>
    <w:rsid w:val="00361683"/>
    <w:rsid w:val="00363DED"/>
    <w:rsid w:val="00373E99"/>
    <w:rsid w:val="00391C6D"/>
    <w:rsid w:val="00394A34"/>
    <w:rsid w:val="00395E0B"/>
    <w:rsid w:val="00397A7E"/>
    <w:rsid w:val="003A10AB"/>
    <w:rsid w:val="003B0CC3"/>
    <w:rsid w:val="003C2275"/>
    <w:rsid w:val="003C4D34"/>
    <w:rsid w:val="003D0269"/>
    <w:rsid w:val="003D141E"/>
    <w:rsid w:val="003D16DC"/>
    <w:rsid w:val="003D5F24"/>
    <w:rsid w:val="003E2E18"/>
    <w:rsid w:val="003E6E97"/>
    <w:rsid w:val="003F70AE"/>
    <w:rsid w:val="0041334B"/>
    <w:rsid w:val="00413379"/>
    <w:rsid w:val="00414382"/>
    <w:rsid w:val="004172DF"/>
    <w:rsid w:val="0043655A"/>
    <w:rsid w:val="00446B53"/>
    <w:rsid w:val="00446F39"/>
    <w:rsid w:val="00446F8B"/>
    <w:rsid w:val="004476D3"/>
    <w:rsid w:val="004478AD"/>
    <w:rsid w:val="00455BA7"/>
    <w:rsid w:val="004567F9"/>
    <w:rsid w:val="00466671"/>
    <w:rsid w:val="00472B27"/>
    <w:rsid w:val="004757FD"/>
    <w:rsid w:val="004811DA"/>
    <w:rsid w:val="004A1A48"/>
    <w:rsid w:val="004A24FB"/>
    <w:rsid w:val="004A70DE"/>
    <w:rsid w:val="004B7249"/>
    <w:rsid w:val="004D1DF8"/>
    <w:rsid w:val="004D4F93"/>
    <w:rsid w:val="004E1547"/>
    <w:rsid w:val="004E47A8"/>
    <w:rsid w:val="004E506A"/>
    <w:rsid w:val="004E5487"/>
    <w:rsid w:val="004F1492"/>
    <w:rsid w:val="004F5D83"/>
    <w:rsid w:val="0050234E"/>
    <w:rsid w:val="00505190"/>
    <w:rsid w:val="00507E5B"/>
    <w:rsid w:val="005131BE"/>
    <w:rsid w:val="00521C93"/>
    <w:rsid w:val="005241B8"/>
    <w:rsid w:val="00525591"/>
    <w:rsid w:val="005309E1"/>
    <w:rsid w:val="005326C2"/>
    <w:rsid w:val="005338A3"/>
    <w:rsid w:val="005366C0"/>
    <w:rsid w:val="005375EF"/>
    <w:rsid w:val="00543FD9"/>
    <w:rsid w:val="005463ED"/>
    <w:rsid w:val="00551A69"/>
    <w:rsid w:val="00555B62"/>
    <w:rsid w:val="00575580"/>
    <w:rsid w:val="00580933"/>
    <w:rsid w:val="0058112D"/>
    <w:rsid w:val="005B02A3"/>
    <w:rsid w:val="005C1071"/>
    <w:rsid w:val="005C1D3F"/>
    <w:rsid w:val="005D3720"/>
    <w:rsid w:val="005D7580"/>
    <w:rsid w:val="005E0B6D"/>
    <w:rsid w:val="005E6742"/>
    <w:rsid w:val="005F240A"/>
    <w:rsid w:val="005F2851"/>
    <w:rsid w:val="00611689"/>
    <w:rsid w:val="00613AAC"/>
    <w:rsid w:val="00613DB8"/>
    <w:rsid w:val="00620388"/>
    <w:rsid w:val="006210F2"/>
    <w:rsid w:val="006223FA"/>
    <w:rsid w:val="006227CB"/>
    <w:rsid w:val="006311BF"/>
    <w:rsid w:val="006467F9"/>
    <w:rsid w:val="0065243B"/>
    <w:rsid w:val="00656B43"/>
    <w:rsid w:val="006613F9"/>
    <w:rsid w:val="00664F67"/>
    <w:rsid w:val="0066551B"/>
    <w:rsid w:val="006676FA"/>
    <w:rsid w:val="00667E14"/>
    <w:rsid w:val="006825B0"/>
    <w:rsid w:val="006836DE"/>
    <w:rsid w:val="00691C23"/>
    <w:rsid w:val="006932E9"/>
    <w:rsid w:val="006A210E"/>
    <w:rsid w:val="006B683F"/>
    <w:rsid w:val="006B7C92"/>
    <w:rsid w:val="006C52A0"/>
    <w:rsid w:val="006C7BB7"/>
    <w:rsid w:val="006D1870"/>
    <w:rsid w:val="006D4374"/>
    <w:rsid w:val="006E3957"/>
    <w:rsid w:val="006F1D21"/>
    <w:rsid w:val="006F1F32"/>
    <w:rsid w:val="006F7317"/>
    <w:rsid w:val="006F79F1"/>
    <w:rsid w:val="00702914"/>
    <w:rsid w:val="00703B95"/>
    <w:rsid w:val="00710277"/>
    <w:rsid w:val="00711B4D"/>
    <w:rsid w:val="00712024"/>
    <w:rsid w:val="0072465C"/>
    <w:rsid w:val="00732FC1"/>
    <w:rsid w:val="0073726F"/>
    <w:rsid w:val="00744D29"/>
    <w:rsid w:val="00745244"/>
    <w:rsid w:val="00756CD6"/>
    <w:rsid w:val="007616AA"/>
    <w:rsid w:val="00763903"/>
    <w:rsid w:val="007647FE"/>
    <w:rsid w:val="007653ED"/>
    <w:rsid w:val="007907D3"/>
    <w:rsid w:val="00790FC0"/>
    <w:rsid w:val="007A0245"/>
    <w:rsid w:val="007A34FD"/>
    <w:rsid w:val="007B15E7"/>
    <w:rsid w:val="007C0189"/>
    <w:rsid w:val="007C1E0E"/>
    <w:rsid w:val="007C2659"/>
    <w:rsid w:val="007C76C7"/>
    <w:rsid w:val="007D00F6"/>
    <w:rsid w:val="007D1B3E"/>
    <w:rsid w:val="007D1E15"/>
    <w:rsid w:val="007D2F06"/>
    <w:rsid w:val="007E40CF"/>
    <w:rsid w:val="007E459B"/>
    <w:rsid w:val="007E4840"/>
    <w:rsid w:val="007E5D27"/>
    <w:rsid w:val="007F5A43"/>
    <w:rsid w:val="007F659B"/>
    <w:rsid w:val="007F691E"/>
    <w:rsid w:val="0080425D"/>
    <w:rsid w:val="00816222"/>
    <w:rsid w:val="00816578"/>
    <w:rsid w:val="00823702"/>
    <w:rsid w:val="00824C6E"/>
    <w:rsid w:val="00824D80"/>
    <w:rsid w:val="00824F89"/>
    <w:rsid w:val="00826A4C"/>
    <w:rsid w:val="00827DEE"/>
    <w:rsid w:val="0083178B"/>
    <w:rsid w:val="0083542E"/>
    <w:rsid w:val="0083565C"/>
    <w:rsid w:val="0083582D"/>
    <w:rsid w:val="00840347"/>
    <w:rsid w:val="00841839"/>
    <w:rsid w:val="00845825"/>
    <w:rsid w:val="00845D5C"/>
    <w:rsid w:val="00866EC2"/>
    <w:rsid w:val="008745E4"/>
    <w:rsid w:val="008807AF"/>
    <w:rsid w:val="0088459B"/>
    <w:rsid w:val="008977A2"/>
    <w:rsid w:val="008A2D1A"/>
    <w:rsid w:val="008B16BB"/>
    <w:rsid w:val="008B6154"/>
    <w:rsid w:val="008C09DB"/>
    <w:rsid w:val="008D2E81"/>
    <w:rsid w:val="008D6D61"/>
    <w:rsid w:val="008E1670"/>
    <w:rsid w:val="008F0709"/>
    <w:rsid w:val="008F1E4C"/>
    <w:rsid w:val="0091286F"/>
    <w:rsid w:val="00917348"/>
    <w:rsid w:val="00917735"/>
    <w:rsid w:val="00935FD2"/>
    <w:rsid w:val="009400C5"/>
    <w:rsid w:val="009434C7"/>
    <w:rsid w:val="0094351D"/>
    <w:rsid w:val="009435B5"/>
    <w:rsid w:val="0095328C"/>
    <w:rsid w:val="009546DA"/>
    <w:rsid w:val="009563DF"/>
    <w:rsid w:val="00962EC2"/>
    <w:rsid w:val="00962F4B"/>
    <w:rsid w:val="00976D1B"/>
    <w:rsid w:val="0098228A"/>
    <w:rsid w:val="009848BD"/>
    <w:rsid w:val="00987B51"/>
    <w:rsid w:val="00987FF2"/>
    <w:rsid w:val="009959A6"/>
    <w:rsid w:val="00997324"/>
    <w:rsid w:val="009A1065"/>
    <w:rsid w:val="009A3BDA"/>
    <w:rsid w:val="009A3C7C"/>
    <w:rsid w:val="009A4CF7"/>
    <w:rsid w:val="009B0764"/>
    <w:rsid w:val="009B401F"/>
    <w:rsid w:val="009B61E5"/>
    <w:rsid w:val="009C1CA9"/>
    <w:rsid w:val="009C1FA1"/>
    <w:rsid w:val="009C2BF3"/>
    <w:rsid w:val="009D10D7"/>
    <w:rsid w:val="009D6F1F"/>
    <w:rsid w:val="009E76FD"/>
    <w:rsid w:val="009F18E9"/>
    <w:rsid w:val="009F2F63"/>
    <w:rsid w:val="009F7B85"/>
    <w:rsid w:val="00A147B6"/>
    <w:rsid w:val="00A17600"/>
    <w:rsid w:val="00A20F71"/>
    <w:rsid w:val="00A2779A"/>
    <w:rsid w:val="00A4761C"/>
    <w:rsid w:val="00A60C31"/>
    <w:rsid w:val="00A60E8D"/>
    <w:rsid w:val="00A64AF5"/>
    <w:rsid w:val="00A67DBC"/>
    <w:rsid w:val="00A70F56"/>
    <w:rsid w:val="00A7112E"/>
    <w:rsid w:val="00A71A0A"/>
    <w:rsid w:val="00A71D6D"/>
    <w:rsid w:val="00A73D39"/>
    <w:rsid w:val="00A74DCA"/>
    <w:rsid w:val="00A76AA2"/>
    <w:rsid w:val="00A76D45"/>
    <w:rsid w:val="00A82D89"/>
    <w:rsid w:val="00A84BF5"/>
    <w:rsid w:val="00A85EDE"/>
    <w:rsid w:val="00A90972"/>
    <w:rsid w:val="00A9140C"/>
    <w:rsid w:val="00AB2DE2"/>
    <w:rsid w:val="00AD378E"/>
    <w:rsid w:val="00AD4F85"/>
    <w:rsid w:val="00AD716E"/>
    <w:rsid w:val="00AE4D2C"/>
    <w:rsid w:val="00B0196C"/>
    <w:rsid w:val="00B02AEE"/>
    <w:rsid w:val="00B03326"/>
    <w:rsid w:val="00B04AF8"/>
    <w:rsid w:val="00B0793D"/>
    <w:rsid w:val="00B10FBA"/>
    <w:rsid w:val="00B1656E"/>
    <w:rsid w:val="00B22F15"/>
    <w:rsid w:val="00B407F7"/>
    <w:rsid w:val="00B417CD"/>
    <w:rsid w:val="00B42170"/>
    <w:rsid w:val="00B619E2"/>
    <w:rsid w:val="00B72D4C"/>
    <w:rsid w:val="00B8087F"/>
    <w:rsid w:val="00B814A5"/>
    <w:rsid w:val="00B86981"/>
    <w:rsid w:val="00B9237B"/>
    <w:rsid w:val="00B96994"/>
    <w:rsid w:val="00BA14FF"/>
    <w:rsid w:val="00BA172C"/>
    <w:rsid w:val="00BA17EF"/>
    <w:rsid w:val="00BA2C14"/>
    <w:rsid w:val="00BB1161"/>
    <w:rsid w:val="00BC2EB1"/>
    <w:rsid w:val="00BD17EF"/>
    <w:rsid w:val="00BE647A"/>
    <w:rsid w:val="00BE65ED"/>
    <w:rsid w:val="00BF4B49"/>
    <w:rsid w:val="00C006FD"/>
    <w:rsid w:val="00C01390"/>
    <w:rsid w:val="00C02629"/>
    <w:rsid w:val="00C13FEB"/>
    <w:rsid w:val="00C16D13"/>
    <w:rsid w:val="00C26997"/>
    <w:rsid w:val="00C27904"/>
    <w:rsid w:val="00C34C2E"/>
    <w:rsid w:val="00C37777"/>
    <w:rsid w:val="00C434DD"/>
    <w:rsid w:val="00C446B8"/>
    <w:rsid w:val="00C4595C"/>
    <w:rsid w:val="00C50246"/>
    <w:rsid w:val="00C52D3D"/>
    <w:rsid w:val="00C65063"/>
    <w:rsid w:val="00C67873"/>
    <w:rsid w:val="00C8543E"/>
    <w:rsid w:val="00C870D5"/>
    <w:rsid w:val="00C876E4"/>
    <w:rsid w:val="00C877A2"/>
    <w:rsid w:val="00C92BE5"/>
    <w:rsid w:val="00C9773A"/>
    <w:rsid w:val="00CC0D39"/>
    <w:rsid w:val="00CC22FD"/>
    <w:rsid w:val="00CD7181"/>
    <w:rsid w:val="00CF1CAE"/>
    <w:rsid w:val="00D05107"/>
    <w:rsid w:val="00D1089E"/>
    <w:rsid w:val="00D11930"/>
    <w:rsid w:val="00D11ECE"/>
    <w:rsid w:val="00D1502A"/>
    <w:rsid w:val="00D150C5"/>
    <w:rsid w:val="00D17377"/>
    <w:rsid w:val="00D21CDC"/>
    <w:rsid w:val="00D30434"/>
    <w:rsid w:val="00D33335"/>
    <w:rsid w:val="00D3349B"/>
    <w:rsid w:val="00D336EC"/>
    <w:rsid w:val="00D37422"/>
    <w:rsid w:val="00D40AEE"/>
    <w:rsid w:val="00D43024"/>
    <w:rsid w:val="00D44A38"/>
    <w:rsid w:val="00D511BC"/>
    <w:rsid w:val="00D5225D"/>
    <w:rsid w:val="00D522FB"/>
    <w:rsid w:val="00D53C14"/>
    <w:rsid w:val="00D723DB"/>
    <w:rsid w:val="00D74F0A"/>
    <w:rsid w:val="00D771BD"/>
    <w:rsid w:val="00D87D55"/>
    <w:rsid w:val="00D901FA"/>
    <w:rsid w:val="00D95965"/>
    <w:rsid w:val="00DA1A7B"/>
    <w:rsid w:val="00DA1ED4"/>
    <w:rsid w:val="00DA4A6D"/>
    <w:rsid w:val="00DA6FF8"/>
    <w:rsid w:val="00DB4224"/>
    <w:rsid w:val="00DB4BD9"/>
    <w:rsid w:val="00DB5335"/>
    <w:rsid w:val="00DC3808"/>
    <w:rsid w:val="00DC64D7"/>
    <w:rsid w:val="00DD0B32"/>
    <w:rsid w:val="00DD2649"/>
    <w:rsid w:val="00DE0E9C"/>
    <w:rsid w:val="00DE3D12"/>
    <w:rsid w:val="00DE4822"/>
    <w:rsid w:val="00DF008F"/>
    <w:rsid w:val="00DF0BC0"/>
    <w:rsid w:val="00DF784B"/>
    <w:rsid w:val="00E0052C"/>
    <w:rsid w:val="00E144E3"/>
    <w:rsid w:val="00E1586C"/>
    <w:rsid w:val="00E170B6"/>
    <w:rsid w:val="00E2314E"/>
    <w:rsid w:val="00E26F61"/>
    <w:rsid w:val="00E300D2"/>
    <w:rsid w:val="00E444A1"/>
    <w:rsid w:val="00E46BF3"/>
    <w:rsid w:val="00E479E7"/>
    <w:rsid w:val="00E560E4"/>
    <w:rsid w:val="00E62BDA"/>
    <w:rsid w:val="00E63F97"/>
    <w:rsid w:val="00E65011"/>
    <w:rsid w:val="00E7167D"/>
    <w:rsid w:val="00E745AB"/>
    <w:rsid w:val="00E761A0"/>
    <w:rsid w:val="00E7645E"/>
    <w:rsid w:val="00E76C3D"/>
    <w:rsid w:val="00E8698C"/>
    <w:rsid w:val="00E923ED"/>
    <w:rsid w:val="00E9509A"/>
    <w:rsid w:val="00EA02E3"/>
    <w:rsid w:val="00EA52F6"/>
    <w:rsid w:val="00EA61E7"/>
    <w:rsid w:val="00EB17CF"/>
    <w:rsid w:val="00EB5FE2"/>
    <w:rsid w:val="00EC2261"/>
    <w:rsid w:val="00EC4F65"/>
    <w:rsid w:val="00EC5B06"/>
    <w:rsid w:val="00EC60F0"/>
    <w:rsid w:val="00ED3160"/>
    <w:rsid w:val="00ED4A4F"/>
    <w:rsid w:val="00ED4CAD"/>
    <w:rsid w:val="00ED56EF"/>
    <w:rsid w:val="00ED6BDC"/>
    <w:rsid w:val="00EE2657"/>
    <w:rsid w:val="00EE3286"/>
    <w:rsid w:val="00EE6C97"/>
    <w:rsid w:val="00EE7D65"/>
    <w:rsid w:val="00F0370C"/>
    <w:rsid w:val="00F043AA"/>
    <w:rsid w:val="00F05C99"/>
    <w:rsid w:val="00F100FF"/>
    <w:rsid w:val="00F12301"/>
    <w:rsid w:val="00F140A7"/>
    <w:rsid w:val="00F154BB"/>
    <w:rsid w:val="00F15EA0"/>
    <w:rsid w:val="00F16F2F"/>
    <w:rsid w:val="00F17127"/>
    <w:rsid w:val="00F17AB3"/>
    <w:rsid w:val="00F22D8E"/>
    <w:rsid w:val="00F3027B"/>
    <w:rsid w:val="00F32F4B"/>
    <w:rsid w:val="00F403FC"/>
    <w:rsid w:val="00F4274A"/>
    <w:rsid w:val="00F46137"/>
    <w:rsid w:val="00F5055C"/>
    <w:rsid w:val="00F617AA"/>
    <w:rsid w:val="00F63170"/>
    <w:rsid w:val="00F65B6D"/>
    <w:rsid w:val="00F719D6"/>
    <w:rsid w:val="00F736A2"/>
    <w:rsid w:val="00F77A3B"/>
    <w:rsid w:val="00F81B30"/>
    <w:rsid w:val="00F824B1"/>
    <w:rsid w:val="00FA5FF9"/>
    <w:rsid w:val="00FB0A6F"/>
    <w:rsid w:val="00FB25DC"/>
    <w:rsid w:val="00FC582A"/>
    <w:rsid w:val="00FD1A84"/>
    <w:rsid w:val="00FD2546"/>
    <w:rsid w:val="00FD6625"/>
    <w:rsid w:val="00FD7A4E"/>
    <w:rsid w:val="00FE36C4"/>
    <w:rsid w:val="00FE65DA"/>
    <w:rsid w:val="00FF250A"/>
    <w:rsid w:val="00FF7C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8A3"/>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338A3"/>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338A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338A3"/>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338A3"/>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5338A3"/>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338A3"/>
    <w:pPr>
      <w:spacing w:line="240" w:lineRule="auto"/>
    </w:pPr>
  </w:style>
  <w:style w:type="character" w:styleId="Hipervnculo">
    <w:name w:val="Hyperlink"/>
    <w:basedOn w:val="Fuentedeprrafopredeter"/>
    <w:uiPriority w:val="99"/>
    <w:rsid w:val="005338A3"/>
    <w:rPr>
      <w:rFonts w:ascii="Calibri" w:hAnsi="Calibri"/>
      <w:color w:val="0098CD" w:themeColor="hyperlink"/>
      <w:sz w:val="24"/>
      <w:u w:val="single"/>
    </w:rPr>
  </w:style>
  <w:style w:type="paragraph" w:customStyle="1" w:styleId="Notaalpie">
    <w:name w:val="Nota al pie"/>
    <w:basedOn w:val="Normal"/>
    <w:uiPriority w:val="21"/>
    <w:qFormat/>
    <w:rsid w:val="005338A3"/>
    <w:rPr>
      <w:sz w:val="16"/>
      <w:szCs w:val="14"/>
    </w:rPr>
  </w:style>
  <w:style w:type="numbering" w:customStyle="1" w:styleId="VietasUNIR">
    <w:name w:val="ViñetasUNIR"/>
    <w:basedOn w:val="Sinlista"/>
    <w:uiPriority w:val="99"/>
    <w:rsid w:val="005338A3"/>
    <w:pPr>
      <w:numPr>
        <w:numId w:val="34"/>
      </w:numPr>
    </w:pPr>
  </w:style>
  <w:style w:type="paragraph" w:customStyle="1" w:styleId="Piedefoto-tabla">
    <w:name w:val="Pie de foto-tabla"/>
    <w:basedOn w:val="Normal"/>
    <w:next w:val="Normal"/>
    <w:uiPriority w:val="16"/>
    <w:qFormat/>
    <w:rsid w:val="005338A3"/>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5338A3"/>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rsid w:val="005338A3"/>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5338A3"/>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5338A3"/>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5338A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5338A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5338A3"/>
    <w:pPr>
      <w:spacing w:after="0"/>
      <w:ind w:left="284"/>
      <w:jc w:val="left"/>
      <w:outlineLvl w:val="9"/>
    </w:pPr>
  </w:style>
  <w:style w:type="paragraph" w:customStyle="1" w:styleId="SeccionesNivel">
    <w:name w:val="Secciones Nivel"/>
    <w:basedOn w:val="Normal"/>
    <w:next w:val="Normal"/>
    <w:uiPriority w:val="5"/>
    <w:qFormat/>
    <w:rsid w:val="005338A3"/>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5338A3"/>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5338A3"/>
    <w:pPr>
      <w:ind w:left="284" w:right="281"/>
      <w:jc w:val="center"/>
      <w:outlineLvl w:val="9"/>
    </w:pPr>
    <w:rPr>
      <w:sz w:val="24"/>
      <w:szCs w:val="22"/>
    </w:rPr>
  </w:style>
  <w:style w:type="paragraph" w:customStyle="1" w:styleId="TtuloApartado2">
    <w:name w:val="Título Apartado 2"/>
    <w:basedOn w:val="Normal"/>
    <w:next w:val="Normal"/>
    <w:uiPriority w:val="8"/>
    <w:qFormat/>
    <w:rsid w:val="005338A3"/>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5338A3"/>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5338A3"/>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5338A3"/>
    <w:pPr>
      <w:tabs>
        <w:tab w:val="right" w:pos="5810"/>
      </w:tabs>
      <w:spacing w:before="120"/>
      <w:ind w:left="284"/>
      <w:jc w:val="left"/>
    </w:pPr>
    <w:rPr>
      <w:noProof/>
      <w:color w:val="008FBE"/>
    </w:rPr>
  </w:style>
  <w:style w:type="paragraph" w:styleId="TDC2">
    <w:name w:val="toc 2"/>
    <w:basedOn w:val="Normal"/>
    <w:next w:val="Normal"/>
    <w:autoRedefine/>
    <w:uiPriority w:val="39"/>
    <w:rsid w:val="005338A3"/>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5338A3"/>
    <w:pPr>
      <w:outlineLvl w:val="9"/>
    </w:pPr>
  </w:style>
  <w:style w:type="table" w:customStyle="1" w:styleId="TablaUNIR1">
    <w:name w:val="TablaUNIR_1"/>
    <w:basedOn w:val="UNIR"/>
    <w:uiPriority w:val="99"/>
    <w:rsid w:val="005338A3"/>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5338A3"/>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5338A3"/>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5338A3"/>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5338A3"/>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5338A3"/>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5338A3"/>
    <w:pPr>
      <w:numPr>
        <w:numId w:val="9"/>
      </w:numPr>
    </w:pPr>
  </w:style>
  <w:style w:type="paragraph" w:styleId="Encabezado">
    <w:name w:val="header"/>
    <w:basedOn w:val="Normal"/>
    <w:link w:val="EncabezadoCar"/>
    <w:uiPriority w:val="99"/>
    <w:qFormat/>
    <w:rsid w:val="005338A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338A3"/>
    <w:rPr>
      <w:rFonts w:ascii="Calibri" w:hAnsi="Calibri" w:cs="Times New Roman"/>
      <w:color w:val="333333"/>
      <w:sz w:val="24"/>
      <w:szCs w:val="24"/>
      <w:lang w:eastAsia="es-ES"/>
    </w:rPr>
  </w:style>
  <w:style w:type="paragraph" w:styleId="Piedepgina">
    <w:name w:val="footer"/>
    <w:basedOn w:val="Normal"/>
    <w:link w:val="PiedepginaCar"/>
    <w:uiPriority w:val="24"/>
    <w:qFormat/>
    <w:rsid w:val="005338A3"/>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5338A3"/>
    <w:rPr>
      <w:rFonts w:ascii="Calibri" w:hAnsi="Calibri" w:cs="Times New Roman"/>
      <w:color w:val="333333"/>
      <w:sz w:val="24"/>
      <w:szCs w:val="24"/>
      <w:lang w:eastAsia="es-ES"/>
    </w:rPr>
  </w:style>
  <w:style w:type="paragraph" w:styleId="Textodeglobo">
    <w:name w:val="Balloon Text"/>
    <w:basedOn w:val="Normal"/>
    <w:link w:val="TextodegloboCar"/>
    <w:uiPriority w:val="99"/>
    <w:rsid w:val="005338A3"/>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5338A3"/>
    <w:rPr>
      <w:rFonts w:ascii="Segoe UI" w:hAnsi="Segoe UI" w:cs="Segoe UI"/>
      <w:color w:val="333333"/>
      <w:sz w:val="18"/>
      <w:szCs w:val="18"/>
      <w:lang w:eastAsia="es-ES"/>
    </w:rPr>
  </w:style>
  <w:style w:type="table" w:customStyle="1" w:styleId="UNIR">
    <w:name w:val="UNIR"/>
    <w:basedOn w:val="Tablanormal"/>
    <w:uiPriority w:val="99"/>
    <w:rsid w:val="005338A3"/>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rsid w:val="005338A3"/>
    <w:rPr>
      <w:color w:val="808080"/>
      <w:shd w:val="clear" w:color="auto" w:fill="E6E6E6"/>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A60C31"/>
    <w:rPr>
      <w:sz w:val="16"/>
      <w:szCs w:val="16"/>
    </w:rPr>
  </w:style>
  <w:style w:type="paragraph" w:styleId="Asuntodelcomentario">
    <w:name w:val="annotation subject"/>
    <w:basedOn w:val="Textocomentario"/>
    <w:next w:val="Textocomentario"/>
    <w:link w:val="AsuntodelcomentarioCar"/>
    <w:uiPriority w:val="99"/>
    <w:semiHidden/>
    <w:unhideWhenUsed/>
    <w:rsid w:val="00A60C31"/>
    <w:rPr>
      <w:b/>
      <w:bCs/>
    </w:rPr>
  </w:style>
  <w:style w:type="character" w:customStyle="1" w:styleId="AsuntodelcomentarioCar">
    <w:name w:val="Asunto del comentario Car"/>
    <w:basedOn w:val="TextocomentarioCar"/>
    <w:link w:val="Asuntodelcomentario"/>
    <w:uiPriority w:val="99"/>
    <w:semiHidden/>
    <w:rsid w:val="00A60C31"/>
    <w:rPr>
      <w:rFonts w:ascii="Calibri" w:hAnsi="Calibri" w:cs="Times New Roman"/>
      <w:b/>
      <w:bCs/>
      <w:color w:val="333333"/>
      <w:sz w:val="20"/>
      <w:szCs w:val="20"/>
      <w:lang w:eastAsia="es-ES"/>
    </w:rPr>
  </w:style>
  <w:style w:type="table" w:customStyle="1" w:styleId="audiovisual">
    <w:name w:val="audiovisual"/>
    <w:basedOn w:val="Tablanormal"/>
    <w:uiPriority w:val="99"/>
    <w:rsid w:val="005338A3"/>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fuente">
    <w:name w:val="Código fuente"/>
    <w:basedOn w:val="Normal"/>
    <w:link w:val="CdigofuenteCar"/>
    <w:qFormat/>
    <w:rsid w:val="005338A3"/>
    <w:rPr>
      <w:rFonts w:ascii="Consolas" w:hAnsi="Consolas"/>
      <w:sz w:val="20"/>
      <w:szCs w:val="20"/>
      <w:lang w:val="en-IE"/>
    </w:rPr>
  </w:style>
  <w:style w:type="character" w:customStyle="1" w:styleId="CdigofuenteCar">
    <w:name w:val="Código fuente Car"/>
    <w:basedOn w:val="Fuentedeprrafopredeter"/>
    <w:link w:val="Cdigofuente"/>
    <w:rsid w:val="005338A3"/>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5338A3"/>
    <w:rPr>
      <w:rFonts w:ascii="Consolas" w:hAnsi="Consolas" w:cs="Times New Roman"/>
      <w:noProof/>
      <w:color w:val="333333"/>
      <w:sz w:val="20"/>
      <w:szCs w:val="20"/>
      <w:lang w:val="en-IE" w:eastAsia="es-ES"/>
    </w:rPr>
  </w:style>
  <w:style w:type="table" w:customStyle="1" w:styleId="Estilo1">
    <w:name w:val="Estilo1"/>
    <w:basedOn w:val="Tablanormal"/>
    <w:uiPriority w:val="99"/>
    <w:rsid w:val="005338A3"/>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5338A3"/>
  </w:style>
  <w:style w:type="paragraph" w:customStyle="1" w:styleId="ListanumeradaTEST">
    <w:name w:val="Lista numerada (TEST)"/>
    <w:basedOn w:val="Normal"/>
    <w:qFormat/>
    <w:rsid w:val="005338A3"/>
    <w:pPr>
      <w:numPr>
        <w:numId w:val="31"/>
      </w:numPr>
    </w:pPr>
  </w:style>
  <w:style w:type="table" w:customStyle="1" w:styleId="MaterialAudiovisual">
    <w:name w:val="Material Audiovisual"/>
    <w:basedOn w:val="Tablanormal"/>
    <w:uiPriority w:val="99"/>
    <w:rsid w:val="005338A3"/>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numbering" w:customStyle="1" w:styleId="NumeracinTest">
    <w:name w:val="Numeración Test"/>
    <w:uiPriority w:val="99"/>
    <w:rsid w:val="005338A3"/>
    <w:pPr>
      <w:numPr>
        <w:numId w:val="31"/>
      </w:numPr>
    </w:pPr>
  </w:style>
  <w:style w:type="paragraph" w:styleId="Textonotapie">
    <w:name w:val="footnote text"/>
    <w:basedOn w:val="Normal"/>
    <w:link w:val="TextonotapieCar"/>
    <w:uiPriority w:val="99"/>
    <w:rsid w:val="005338A3"/>
    <w:pPr>
      <w:spacing w:line="240" w:lineRule="auto"/>
    </w:pPr>
    <w:rPr>
      <w:sz w:val="20"/>
      <w:szCs w:val="20"/>
    </w:rPr>
  </w:style>
  <w:style w:type="character" w:customStyle="1" w:styleId="TextonotapieCar">
    <w:name w:val="Texto nota pie Car"/>
    <w:basedOn w:val="Fuentedeprrafopredeter"/>
    <w:link w:val="Textonotapie"/>
    <w:uiPriority w:val="99"/>
    <w:rsid w:val="005338A3"/>
    <w:rPr>
      <w:rFonts w:ascii="Calibri" w:hAnsi="Calibri" w:cs="Times New Roman"/>
      <w:color w:val="333333"/>
      <w:sz w:val="20"/>
      <w:szCs w:val="20"/>
      <w:lang w:eastAsia="es-ES"/>
    </w:rPr>
  </w:style>
  <w:style w:type="paragraph" w:customStyle="1" w:styleId="TtuloAfondo">
    <w:name w:val="Título A fondo"/>
    <w:basedOn w:val="Normal"/>
    <w:next w:val="Normal"/>
    <w:uiPriority w:val="9"/>
    <w:qFormat/>
    <w:rsid w:val="005338A3"/>
    <w:rPr>
      <w:rFonts w:cs="UnitOT-Medi"/>
      <w:b/>
    </w:rPr>
  </w:style>
  <w:style w:type="paragraph" w:customStyle="1" w:styleId="Vietaprimernivel">
    <w:name w:val="Viñeta primer nivel"/>
    <w:basedOn w:val="Normal"/>
    <w:qFormat/>
    <w:rsid w:val="005338A3"/>
    <w:pPr>
      <w:numPr>
        <w:numId w:val="34"/>
      </w:numPr>
    </w:pPr>
  </w:style>
  <w:style w:type="paragraph" w:customStyle="1" w:styleId="Vietasegundonivel">
    <w:name w:val="Viñeta segundo nivel"/>
    <w:basedOn w:val="Normal"/>
    <w:autoRedefine/>
    <w:rsid w:val="005338A3"/>
    <w:pPr>
      <w:numPr>
        <w:ilvl w:val="1"/>
        <w:numId w:val="34"/>
      </w:numPr>
      <w:contextualSpacing/>
    </w:pPr>
  </w:style>
  <w:style w:type="character" w:styleId="Hipervnculovisitado">
    <w:name w:val="FollowedHyperlink"/>
    <w:basedOn w:val="Fuentedeprrafopredeter"/>
    <w:uiPriority w:val="99"/>
    <w:semiHidden/>
    <w:unhideWhenUsed/>
    <w:rsid w:val="00DE3D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26505">
      <w:bodyDiv w:val="1"/>
      <w:marLeft w:val="0"/>
      <w:marRight w:val="0"/>
      <w:marTop w:val="0"/>
      <w:marBottom w:val="0"/>
      <w:divBdr>
        <w:top w:val="none" w:sz="0" w:space="0" w:color="auto"/>
        <w:left w:val="none" w:sz="0" w:space="0" w:color="auto"/>
        <w:bottom w:val="none" w:sz="0" w:space="0" w:color="auto"/>
        <w:right w:val="none" w:sz="0" w:space="0" w:color="auto"/>
      </w:divBdr>
    </w:div>
    <w:div w:id="643586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bcnews.com/id/wbna4250175" TargetMode="External"/><Relationship Id="rId18" Type="http://schemas.openxmlformats.org/officeDocument/2006/relationships/hyperlink" Target="http://solver.planning.domain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planning.wiki/ref/pdd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pc06.icaps-conference.org/deterministic/" TargetMode="External"/><Relationship Id="rId5" Type="http://schemas.openxmlformats.org/officeDocument/2006/relationships/numbering" Target="numbering.xml"/><Relationship Id="rId15" Type="http://schemas.openxmlformats.org/officeDocument/2006/relationships/hyperlink" Target="https://www.researchgate.net/publication/264885358_Robotics_Vision_for_a_Scouting_Rover_-PRoViScout"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910c33-da69-4938-9830-da7434244dc6">
      <Terms xmlns="http://schemas.microsoft.com/office/infopath/2007/PartnerControls"/>
    </lcf76f155ced4ddcb4097134ff3c332f>
    <TaxCatchAll xmlns="e6a0f6c9-87c6-47e0-9624-423836407d4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64B0FDC57170C4E937DC208D9BFB35D" ma:contentTypeVersion="13" ma:contentTypeDescription="Crear nuevo documento." ma:contentTypeScope="" ma:versionID="0bd382fa9a15b28607fd9311220ea7fa">
  <xsd:schema xmlns:xsd="http://www.w3.org/2001/XMLSchema" xmlns:xs="http://www.w3.org/2001/XMLSchema" xmlns:p="http://schemas.microsoft.com/office/2006/metadata/properties" xmlns:ns2="6e910c33-da69-4938-9830-da7434244dc6" xmlns:ns3="e6a0f6c9-87c6-47e0-9624-423836407d4c" targetNamespace="http://schemas.microsoft.com/office/2006/metadata/properties" ma:root="true" ma:fieldsID="e84e087303cac23fd08c3bd19af044d0" ns2:_="" ns3:_="">
    <xsd:import namespace="6e910c33-da69-4938-9830-da7434244dc6"/>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10c33-da69-4938-9830-da7434244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6e910c33-da69-4938-9830-da7434244dc6"/>
    <ds:schemaRef ds:uri="e6a0f6c9-87c6-47e0-9624-423836407d4c"/>
  </ds:schemaRefs>
</ds:datastoreItem>
</file>

<file path=customXml/itemProps2.xml><?xml version="1.0" encoding="utf-8"?>
<ds:datastoreItem xmlns:ds="http://schemas.openxmlformats.org/officeDocument/2006/customXml" ds:itemID="{69CD3F5E-109E-4CDA-A3AE-63F4801F29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10c33-da69-4938-9830-da7434244dc6"/>
    <ds:schemaRef ds:uri="e6a0f6c9-87c6-47e0-9624-423836407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DA22EA-30AF-48ED-8DC0-06AFFED52517}">
  <ds:schemaRefs>
    <ds:schemaRef ds:uri="http://schemas.microsoft.com/sharepoint/v3/contenttype/forms"/>
  </ds:schemaRefs>
</ds:datastoreItem>
</file>

<file path=customXml/itemProps4.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docMetadata/LabelInfo.xml><?xml version="1.0" encoding="utf-8"?>
<clbl:labelList xmlns:clbl="http://schemas.microsoft.com/office/2020/mipLabelMetadata">
  <clbl:label id="{0361ecad-3f61-4749-aa5c-87fde47ef9ad}" enabled="1" method="Standar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Template>
  <TotalTime>172</TotalTime>
  <Pages>12</Pages>
  <Words>2333</Words>
  <Characters>12837</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Daniela Sara Tarifa Cantuta</cp:lastModifiedBy>
  <cp:revision>132</cp:revision>
  <cp:lastPrinted>2017-09-08T09:41:00Z</cp:lastPrinted>
  <dcterms:created xsi:type="dcterms:W3CDTF">2021-06-21T05:51:00Z</dcterms:created>
  <dcterms:modified xsi:type="dcterms:W3CDTF">2026-06-12T14:22:00Z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y fmtid="{D5CDD505-2E9C-101B-9397-08002B2CF9AE}" pid="3" name="Order">
    <vt:r8>1073100000</vt:r8>
  </property>
  <property fmtid="{D5CDD505-2E9C-101B-9397-08002B2CF9AE}" pid="4" name="_ExtendedDescription">
    <vt:lpwstr/>
  </property>
  <property fmtid="{D5CDD505-2E9C-101B-9397-08002B2CF9AE}" pid="5" name="MediaServiceImageTags">
    <vt:lpwstr/>
  </property>
</Properties>
</file>